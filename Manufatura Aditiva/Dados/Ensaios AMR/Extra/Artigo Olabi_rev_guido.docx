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4487" w:rsidRPr="00A12CAE" w:rsidRDefault="00414487" w:rsidP="0028224B">
      <w:pPr>
        <w:pStyle w:val="Ttulo1"/>
        <w:jc w:val="both"/>
        <w:rPr>
          <w:rFonts w:ascii="Times New Roman" w:hAnsi="Times New Roman"/>
          <w:b w:val="0"/>
          <w:kern w:val="0"/>
          <w:sz w:val="24"/>
          <w:szCs w:val="24"/>
          <w:lang w:val="en-GB"/>
        </w:rPr>
      </w:pPr>
      <w:r w:rsidRPr="00A12CAE">
        <w:rPr>
          <w:rFonts w:ascii="Times New Roman" w:hAnsi="Times New Roman"/>
          <w:b w:val="0"/>
          <w:kern w:val="0"/>
          <w:sz w:val="24"/>
          <w:szCs w:val="24"/>
          <w:lang w:val="en-GB"/>
        </w:rPr>
        <w:t>Abstract</w:t>
      </w:r>
    </w:p>
    <w:p w:rsidR="00414487" w:rsidRPr="00A12CAE" w:rsidRDefault="00414487" w:rsidP="00414487">
      <w:pPr>
        <w:rPr>
          <w:rFonts w:ascii="Times New Roman" w:hAnsi="Times New Roman"/>
          <w:szCs w:val="24"/>
          <w:lang w:val="en-GB"/>
        </w:rPr>
      </w:pPr>
    </w:p>
    <w:p w:rsidR="00414487" w:rsidRPr="00A12CAE" w:rsidRDefault="00414487" w:rsidP="00414487">
      <w:pPr>
        <w:rPr>
          <w:rFonts w:ascii="Times New Roman" w:hAnsi="Times New Roman"/>
          <w:szCs w:val="24"/>
          <w:lang w:val="en-GB"/>
        </w:rPr>
      </w:pPr>
      <w:r w:rsidRPr="00A12CAE">
        <w:rPr>
          <w:rFonts w:ascii="Times New Roman" w:hAnsi="Times New Roman"/>
          <w:szCs w:val="24"/>
          <w:lang w:val="en-GB"/>
        </w:rPr>
        <w:t xml:space="preserve">Keywords: </w:t>
      </w:r>
    </w:p>
    <w:p w:rsidR="00414487" w:rsidRPr="00A12CAE" w:rsidRDefault="00414487" w:rsidP="00414487">
      <w:pPr>
        <w:ind w:firstLine="708"/>
        <w:rPr>
          <w:rFonts w:ascii="Times New Roman" w:hAnsi="Times New Roman"/>
          <w:szCs w:val="24"/>
          <w:lang w:val="en-GB"/>
        </w:rPr>
      </w:pPr>
    </w:p>
    <w:p w:rsidR="00414487" w:rsidRPr="00A12CAE" w:rsidRDefault="00414487" w:rsidP="00414487">
      <w:pPr>
        <w:pStyle w:val="Ttulo1"/>
        <w:numPr>
          <w:ilvl w:val="0"/>
          <w:numId w:val="2"/>
        </w:numPr>
        <w:jc w:val="both"/>
        <w:rPr>
          <w:rFonts w:ascii="Times New Roman" w:hAnsi="Times New Roman"/>
          <w:b w:val="0"/>
          <w:kern w:val="0"/>
          <w:sz w:val="24"/>
          <w:szCs w:val="24"/>
          <w:lang w:val="en-GB"/>
        </w:rPr>
      </w:pPr>
      <w:r w:rsidRPr="00A12CAE">
        <w:rPr>
          <w:rFonts w:ascii="Times New Roman" w:hAnsi="Times New Roman"/>
          <w:b w:val="0"/>
          <w:kern w:val="0"/>
          <w:sz w:val="24"/>
          <w:szCs w:val="24"/>
          <w:lang w:val="en-GB"/>
        </w:rPr>
        <w:t xml:space="preserve"> Introduction</w:t>
      </w:r>
    </w:p>
    <w:p w:rsidR="00414487" w:rsidRPr="00A12CAE" w:rsidRDefault="00414487" w:rsidP="00414487">
      <w:pPr>
        <w:spacing w:line="360" w:lineRule="auto"/>
        <w:ind w:firstLine="709"/>
        <w:rPr>
          <w:rFonts w:ascii="Times New Roman" w:hAnsi="Times New Roman"/>
          <w:szCs w:val="24"/>
          <w:lang w:val="en-GB"/>
        </w:rPr>
      </w:pPr>
      <w:r w:rsidRPr="00A12CAE">
        <w:rPr>
          <w:rFonts w:ascii="Times New Roman" w:hAnsi="Times New Roman"/>
          <w:szCs w:val="24"/>
          <w:lang w:val="en-GB"/>
        </w:rPr>
        <w:t xml:space="preserve">Ankle-Foot </w:t>
      </w:r>
      <w:proofErr w:type="spellStart"/>
      <w:r w:rsidRPr="00A12CAE">
        <w:rPr>
          <w:rFonts w:ascii="Times New Roman" w:hAnsi="Times New Roman"/>
          <w:szCs w:val="24"/>
          <w:lang w:val="en-GB"/>
        </w:rPr>
        <w:t>Orthosis</w:t>
      </w:r>
      <w:proofErr w:type="spellEnd"/>
      <w:r w:rsidRPr="00A12CAE">
        <w:rPr>
          <w:rFonts w:ascii="Times New Roman" w:hAnsi="Times New Roman"/>
          <w:szCs w:val="24"/>
          <w:lang w:val="en-GB"/>
        </w:rPr>
        <w:t xml:space="preserve"> (AFO) </w:t>
      </w:r>
      <w:commentRangeStart w:id="0"/>
      <w:r w:rsidRPr="00A12CAE">
        <w:rPr>
          <w:rFonts w:ascii="Times New Roman" w:hAnsi="Times New Roman"/>
          <w:szCs w:val="24"/>
          <w:lang w:val="en-GB"/>
        </w:rPr>
        <w:t xml:space="preserve">orthotics </w:t>
      </w:r>
      <w:commentRangeEnd w:id="0"/>
      <w:r w:rsidR="00923C79">
        <w:rPr>
          <w:rStyle w:val="Refdecomentrio"/>
        </w:rPr>
        <w:commentReference w:id="0"/>
      </w:r>
      <w:proofErr w:type="gramStart"/>
      <w:r w:rsidRPr="00A12CAE">
        <w:rPr>
          <w:rFonts w:ascii="Times New Roman" w:hAnsi="Times New Roman"/>
          <w:szCs w:val="24"/>
          <w:lang w:val="en-GB"/>
        </w:rPr>
        <w:t>are</w:t>
      </w:r>
      <w:proofErr w:type="gramEnd"/>
      <w:r w:rsidRPr="00A12CAE">
        <w:rPr>
          <w:rFonts w:ascii="Times New Roman" w:hAnsi="Times New Roman"/>
          <w:szCs w:val="24"/>
          <w:lang w:val="en-GB"/>
        </w:rPr>
        <w:t xml:space="preserve"> widely used in cases of "drooping foot" caused by fibular nerve neuropathy. The conventional manufacturing of an AFO consists of manual </w:t>
      </w:r>
      <w:proofErr w:type="spellStart"/>
      <w:r w:rsidRPr="00A12CAE">
        <w:rPr>
          <w:rFonts w:ascii="Times New Roman" w:hAnsi="Times New Roman"/>
          <w:szCs w:val="24"/>
          <w:lang w:val="en-GB"/>
        </w:rPr>
        <w:t>molding</w:t>
      </w:r>
      <w:proofErr w:type="spellEnd"/>
      <w:r w:rsidRPr="00A12CAE">
        <w:rPr>
          <w:rFonts w:ascii="Times New Roman" w:hAnsi="Times New Roman"/>
          <w:szCs w:val="24"/>
          <w:lang w:val="en-GB"/>
        </w:rPr>
        <w:t xml:space="preserve"> in gypsum, followed by the thermoplastic material (thermoforming) </w:t>
      </w:r>
      <w:proofErr w:type="spellStart"/>
      <w:r w:rsidRPr="00A12CAE">
        <w:rPr>
          <w:rFonts w:ascii="Times New Roman" w:hAnsi="Times New Roman"/>
          <w:szCs w:val="24"/>
          <w:lang w:val="en-GB"/>
        </w:rPr>
        <w:t>modeling</w:t>
      </w:r>
      <w:proofErr w:type="spellEnd"/>
      <w:r w:rsidRPr="00A12CAE">
        <w:rPr>
          <w:rFonts w:ascii="Times New Roman" w:hAnsi="Times New Roman"/>
          <w:szCs w:val="24"/>
          <w:lang w:val="en-GB"/>
        </w:rPr>
        <w:t xml:space="preserve"> and subsequent cutting in the AFO final </w:t>
      </w:r>
      <w:commentRangeStart w:id="1"/>
      <w:r w:rsidRPr="00A12CAE">
        <w:rPr>
          <w:rFonts w:ascii="Times New Roman" w:hAnsi="Times New Roman"/>
          <w:szCs w:val="24"/>
          <w:lang w:val="en-GB"/>
        </w:rPr>
        <w:t>format</w:t>
      </w:r>
      <w:commentRangeEnd w:id="1"/>
      <w:r w:rsidR="001D0271">
        <w:rPr>
          <w:rStyle w:val="Refdecomentrio"/>
        </w:rPr>
        <w:commentReference w:id="1"/>
      </w:r>
      <w:r w:rsidRPr="00A12CAE">
        <w:rPr>
          <w:rFonts w:ascii="Times New Roman" w:hAnsi="Times New Roman"/>
          <w:szCs w:val="24"/>
          <w:lang w:val="en-GB"/>
        </w:rPr>
        <w:t>, which requires a great deal of effort and skill from the operator. In addition, the entire manufacturing process should be repeated if AFO is destroyed or patient conditions change for some reason.</w:t>
      </w:r>
    </w:p>
    <w:p w:rsidR="00414487" w:rsidRPr="00A12CAE" w:rsidRDefault="00414487" w:rsidP="00414487">
      <w:pPr>
        <w:spacing w:line="360" w:lineRule="auto"/>
        <w:ind w:firstLine="709"/>
        <w:rPr>
          <w:rFonts w:ascii="Times New Roman" w:hAnsi="Times New Roman"/>
          <w:szCs w:val="24"/>
          <w:lang w:val="en-GB"/>
        </w:rPr>
      </w:pPr>
      <w:r w:rsidRPr="00A12CAE">
        <w:rPr>
          <w:rFonts w:ascii="Times New Roman" w:hAnsi="Times New Roman"/>
          <w:szCs w:val="24"/>
          <w:lang w:val="en-GB"/>
        </w:rPr>
        <w:t>Additive Manufacturing (</w:t>
      </w:r>
      <w:commentRangeStart w:id="2"/>
      <w:r w:rsidRPr="00A12CAE">
        <w:rPr>
          <w:rFonts w:ascii="Times New Roman" w:hAnsi="Times New Roman"/>
          <w:szCs w:val="24"/>
          <w:lang w:val="en-GB"/>
        </w:rPr>
        <w:t>MA</w:t>
      </w:r>
      <w:commentRangeEnd w:id="2"/>
      <w:r w:rsidR="001D0271">
        <w:rPr>
          <w:rStyle w:val="Refdecomentrio"/>
        </w:rPr>
        <w:commentReference w:id="2"/>
      </w:r>
      <w:r w:rsidRPr="00A12CAE">
        <w:rPr>
          <w:rFonts w:ascii="Times New Roman" w:hAnsi="Times New Roman"/>
          <w:szCs w:val="24"/>
          <w:lang w:val="en-GB"/>
        </w:rPr>
        <w:t xml:space="preserve">), also known as 3D printing, has been widely used in the health area and its use has grown more and more. 3D printers can easily produce modifiable objects without any fixed template, which makes them unique. Examples of applications in health are the printing of artificial organs using </w:t>
      </w:r>
      <w:proofErr w:type="spellStart"/>
      <w:r w:rsidRPr="00A12CAE">
        <w:rPr>
          <w:rFonts w:ascii="Times New Roman" w:hAnsi="Times New Roman"/>
          <w:szCs w:val="24"/>
          <w:lang w:val="en-GB"/>
        </w:rPr>
        <w:t>bioprinters</w:t>
      </w:r>
      <w:proofErr w:type="spellEnd"/>
      <w:r w:rsidRPr="00A12CAE">
        <w:rPr>
          <w:rFonts w:ascii="Times New Roman" w:hAnsi="Times New Roman"/>
          <w:szCs w:val="24"/>
          <w:lang w:val="en-GB"/>
        </w:rPr>
        <w:t xml:space="preserve"> [1</w:t>
      </w:r>
      <w:proofErr w:type="gramStart"/>
      <w:r w:rsidRPr="00A12CAE">
        <w:rPr>
          <w:rFonts w:ascii="Times New Roman" w:hAnsi="Times New Roman"/>
          <w:szCs w:val="24"/>
          <w:lang w:val="en-GB"/>
        </w:rPr>
        <w:t>,2</w:t>
      </w:r>
      <w:proofErr w:type="gramEnd"/>
      <w:r w:rsidRPr="00A12CAE">
        <w:rPr>
          <w:rFonts w:ascii="Times New Roman" w:hAnsi="Times New Roman"/>
          <w:szCs w:val="24"/>
          <w:lang w:val="en-GB"/>
        </w:rPr>
        <w:t xml:space="preserve">], titanium devices for skull defects [3], hip </w:t>
      </w:r>
      <w:commentRangeStart w:id="3"/>
      <w:r w:rsidRPr="00A12CAE">
        <w:rPr>
          <w:rFonts w:ascii="Times New Roman" w:hAnsi="Times New Roman"/>
          <w:szCs w:val="24"/>
          <w:lang w:val="en-GB"/>
        </w:rPr>
        <w:t>prostheses</w:t>
      </w:r>
      <w:commentRangeEnd w:id="3"/>
      <w:r w:rsidR="001D0271">
        <w:rPr>
          <w:rStyle w:val="Refdecomentrio"/>
        </w:rPr>
        <w:commentReference w:id="3"/>
      </w:r>
      <w:r w:rsidRPr="00A12CAE">
        <w:rPr>
          <w:rFonts w:ascii="Times New Roman" w:hAnsi="Times New Roman"/>
          <w:szCs w:val="24"/>
          <w:lang w:val="en-GB"/>
        </w:rPr>
        <w:t xml:space="preserve"> [4,5] and hands for amputations [6,7] . </w:t>
      </w:r>
      <w:commentRangeStart w:id="4"/>
      <w:r w:rsidRPr="00A12CAE">
        <w:rPr>
          <w:rFonts w:ascii="Times New Roman" w:hAnsi="Times New Roman"/>
          <w:szCs w:val="24"/>
          <w:lang w:val="en-GB"/>
        </w:rPr>
        <w:t>MA</w:t>
      </w:r>
      <w:commentRangeEnd w:id="4"/>
      <w:r w:rsidR="001D0271">
        <w:rPr>
          <w:rStyle w:val="Refdecomentrio"/>
        </w:rPr>
        <w:commentReference w:id="4"/>
      </w:r>
      <w:r w:rsidRPr="00A12CAE">
        <w:rPr>
          <w:rFonts w:ascii="Times New Roman" w:hAnsi="Times New Roman"/>
          <w:szCs w:val="24"/>
          <w:lang w:val="en-GB"/>
        </w:rPr>
        <w:t xml:space="preserve"> makes it possible for physicians and surgeons to create customized patient products [8]. Recently, several tests for the manufacture of </w:t>
      </w:r>
      <w:proofErr w:type="spellStart"/>
      <w:r w:rsidRPr="00A12CAE">
        <w:rPr>
          <w:rFonts w:ascii="Times New Roman" w:hAnsi="Times New Roman"/>
          <w:szCs w:val="24"/>
          <w:lang w:val="en-GB"/>
        </w:rPr>
        <w:t>orthoses</w:t>
      </w:r>
      <w:proofErr w:type="spellEnd"/>
      <w:r w:rsidRPr="00A12CAE">
        <w:rPr>
          <w:rFonts w:ascii="Times New Roman" w:hAnsi="Times New Roman"/>
          <w:szCs w:val="24"/>
          <w:lang w:val="en-GB"/>
        </w:rPr>
        <w:t xml:space="preserve"> using </w:t>
      </w:r>
      <w:commentRangeStart w:id="5"/>
      <w:r w:rsidRPr="00A12CAE">
        <w:rPr>
          <w:rFonts w:ascii="Times New Roman" w:hAnsi="Times New Roman"/>
          <w:szCs w:val="24"/>
          <w:lang w:val="en-GB"/>
        </w:rPr>
        <w:t>MA</w:t>
      </w:r>
      <w:commentRangeEnd w:id="5"/>
      <w:r w:rsidR="001D0271">
        <w:rPr>
          <w:rStyle w:val="Refdecomentrio"/>
        </w:rPr>
        <w:commentReference w:id="5"/>
      </w:r>
      <w:r w:rsidRPr="00A12CAE">
        <w:rPr>
          <w:rFonts w:ascii="Times New Roman" w:hAnsi="Times New Roman"/>
          <w:szCs w:val="24"/>
          <w:lang w:val="en-GB"/>
        </w:rPr>
        <w:t xml:space="preserve"> have been made [9</w:t>
      </w:r>
      <w:proofErr w:type="gramStart"/>
      <w:r w:rsidRPr="00A12CAE">
        <w:rPr>
          <w:rFonts w:ascii="Times New Roman" w:hAnsi="Times New Roman"/>
          <w:szCs w:val="24"/>
          <w:lang w:val="en-GB"/>
        </w:rPr>
        <w:t>,11</w:t>
      </w:r>
      <w:proofErr w:type="gramEnd"/>
      <w:r w:rsidRPr="00A12CAE">
        <w:rPr>
          <w:rFonts w:ascii="Times New Roman" w:hAnsi="Times New Roman"/>
          <w:szCs w:val="24"/>
          <w:lang w:val="en-GB"/>
        </w:rPr>
        <w:t>].</w:t>
      </w:r>
    </w:p>
    <w:p w:rsidR="00414487" w:rsidRPr="00A12CAE" w:rsidRDefault="00414487" w:rsidP="00414487">
      <w:pPr>
        <w:spacing w:line="360" w:lineRule="auto"/>
        <w:ind w:firstLine="709"/>
        <w:rPr>
          <w:rFonts w:ascii="Times New Roman" w:hAnsi="Times New Roman"/>
          <w:szCs w:val="24"/>
          <w:lang w:val="en-GB"/>
        </w:rPr>
      </w:pPr>
      <w:r w:rsidRPr="00A12CAE">
        <w:rPr>
          <w:rFonts w:ascii="Times New Roman" w:hAnsi="Times New Roman"/>
          <w:szCs w:val="24"/>
          <w:lang w:val="en-GB"/>
        </w:rPr>
        <w:t xml:space="preserve">The manufacture of </w:t>
      </w:r>
      <w:proofErr w:type="spellStart"/>
      <w:r w:rsidRPr="00A12CAE">
        <w:rPr>
          <w:rFonts w:ascii="Times New Roman" w:hAnsi="Times New Roman"/>
          <w:szCs w:val="24"/>
          <w:lang w:val="en-GB"/>
        </w:rPr>
        <w:t>orthoses</w:t>
      </w:r>
      <w:proofErr w:type="spellEnd"/>
      <w:r w:rsidRPr="00A12CAE">
        <w:rPr>
          <w:rFonts w:ascii="Times New Roman" w:hAnsi="Times New Roman"/>
          <w:szCs w:val="24"/>
          <w:lang w:val="en-GB"/>
        </w:rPr>
        <w:t xml:space="preserve"> by </w:t>
      </w:r>
      <w:commentRangeStart w:id="6"/>
      <w:r w:rsidRPr="00A12CAE">
        <w:rPr>
          <w:rFonts w:ascii="Times New Roman" w:hAnsi="Times New Roman"/>
          <w:szCs w:val="24"/>
          <w:lang w:val="en-GB"/>
        </w:rPr>
        <w:t>MA</w:t>
      </w:r>
      <w:commentRangeEnd w:id="6"/>
      <w:r w:rsidR="001D0271">
        <w:rPr>
          <w:rStyle w:val="Refdecomentrio"/>
        </w:rPr>
        <w:commentReference w:id="6"/>
      </w:r>
      <w:r w:rsidRPr="00A12CAE">
        <w:rPr>
          <w:rFonts w:ascii="Times New Roman" w:hAnsi="Times New Roman"/>
          <w:szCs w:val="24"/>
          <w:lang w:val="en-GB"/>
        </w:rPr>
        <w:t xml:space="preserve"> has great advantages over the conventional thermoforming process, requiring less need for effort and manual skills, besides </w:t>
      </w:r>
      <w:commentRangeStart w:id="7"/>
      <w:r w:rsidRPr="00A12CAE">
        <w:rPr>
          <w:rFonts w:ascii="Times New Roman" w:hAnsi="Times New Roman"/>
          <w:szCs w:val="24"/>
          <w:lang w:val="en-GB"/>
        </w:rPr>
        <w:t>making the parts much easier to reproduce</w:t>
      </w:r>
      <w:commentRangeEnd w:id="7"/>
      <w:r w:rsidR="001D0271">
        <w:rPr>
          <w:rStyle w:val="Refdecomentrio"/>
        </w:rPr>
        <w:commentReference w:id="7"/>
      </w:r>
      <w:r w:rsidRPr="00A12CAE">
        <w:rPr>
          <w:rFonts w:ascii="Times New Roman" w:hAnsi="Times New Roman"/>
          <w:szCs w:val="24"/>
          <w:lang w:val="en-GB"/>
        </w:rPr>
        <w:t xml:space="preserve">. Once the 3D model is archived, production can be easily repeated. It is important to note that, to be used in real applications, devices manufactured by </w:t>
      </w:r>
      <w:commentRangeStart w:id="8"/>
      <w:r w:rsidR="001D0271">
        <w:rPr>
          <w:rFonts w:ascii="Times New Roman" w:hAnsi="Times New Roman"/>
          <w:szCs w:val="24"/>
          <w:lang w:val="en-GB"/>
        </w:rPr>
        <w:t>MA</w:t>
      </w:r>
      <w:commentRangeEnd w:id="8"/>
      <w:r w:rsidR="001D0271">
        <w:rPr>
          <w:rStyle w:val="Refdecomentrio"/>
        </w:rPr>
        <w:commentReference w:id="8"/>
      </w:r>
      <w:r w:rsidRPr="00A12CAE">
        <w:rPr>
          <w:rFonts w:ascii="Times New Roman" w:hAnsi="Times New Roman"/>
          <w:szCs w:val="24"/>
          <w:lang w:val="en-GB"/>
        </w:rPr>
        <w:t xml:space="preserve"> must have properties similar to parts that will be replaced and similar to parts normally produced by conventional processes (injection </w:t>
      </w:r>
      <w:proofErr w:type="spellStart"/>
      <w:r w:rsidRPr="00A12CAE">
        <w:rPr>
          <w:rFonts w:ascii="Times New Roman" w:hAnsi="Times New Roman"/>
          <w:szCs w:val="24"/>
          <w:lang w:val="en-GB"/>
        </w:rPr>
        <w:t>molding</w:t>
      </w:r>
      <w:proofErr w:type="spellEnd"/>
      <w:r w:rsidRPr="00A12CAE">
        <w:rPr>
          <w:rFonts w:ascii="Times New Roman" w:hAnsi="Times New Roman"/>
          <w:szCs w:val="24"/>
          <w:lang w:val="en-GB"/>
        </w:rPr>
        <w:t xml:space="preserve">, thermoforming, etc.) [121], </w:t>
      </w:r>
      <w:proofErr w:type="gramStart"/>
      <w:r w:rsidRPr="00A12CAE">
        <w:rPr>
          <w:rFonts w:ascii="Times New Roman" w:hAnsi="Times New Roman"/>
          <w:szCs w:val="24"/>
          <w:lang w:val="en-GB"/>
        </w:rPr>
        <w:t>[ 9</w:t>
      </w:r>
      <w:proofErr w:type="gramEnd"/>
      <w:r w:rsidRPr="00A12CAE">
        <w:rPr>
          <w:rFonts w:ascii="Times New Roman" w:hAnsi="Times New Roman"/>
          <w:szCs w:val="24"/>
          <w:lang w:val="en-GB"/>
        </w:rPr>
        <w:t>].</w:t>
      </w:r>
    </w:p>
    <w:p w:rsidR="009B3B5D" w:rsidRPr="00A12CAE" w:rsidRDefault="00414487" w:rsidP="00414487">
      <w:pPr>
        <w:spacing w:line="360" w:lineRule="auto"/>
        <w:ind w:firstLine="709"/>
        <w:rPr>
          <w:rFonts w:ascii="Times New Roman" w:hAnsi="Times New Roman"/>
          <w:szCs w:val="24"/>
          <w:lang w:val="en-GB"/>
        </w:rPr>
      </w:pPr>
      <w:r w:rsidRPr="00A12CAE">
        <w:rPr>
          <w:rFonts w:ascii="Times New Roman" w:hAnsi="Times New Roman"/>
          <w:szCs w:val="24"/>
          <w:lang w:val="en-GB"/>
        </w:rPr>
        <w:t xml:space="preserve">There are different processes of </w:t>
      </w:r>
      <w:commentRangeStart w:id="9"/>
      <w:r w:rsidRPr="00A12CAE">
        <w:rPr>
          <w:rFonts w:ascii="Times New Roman" w:hAnsi="Times New Roman"/>
          <w:szCs w:val="24"/>
          <w:lang w:val="en-GB"/>
        </w:rPr>
        <w:t>MA</w:t>
      </w:r>
      <w:commentRangeEnd w:id="9"/>
      <w:r w:rsidR="00403C7A">
        <w:rPr>
          <w:rStyle w:val="Refdecomentrio"/>
        </w:rPr>
        <w:commentReference w:id="9"/>
      </w:r>
      <w:r w:rsidRPr="00A12CAE">
        <w:rPr>
          <w:rFonts w:ascii="Times New Roman" w:hAnsi="Times New Roman"/>
          <w:szCs w:val="24"/>
          <w:lang w:val="en-GB"/>
        </w:rPr>
        <w:t xml:space="preserve"> and </w:t>
      </w:r>
      <w:commentRangeStart w:id="10"/>
      <w:r w:rsidRPr="00A12CAE">
        <w:rPr>
          <w:rFonts w:ascii="Times New Roman" w:hAnsi="Times New Roman"/>
          <w:szCs w:val="24"/>
          <w:lang w:val="en-GB"/>
        </w:rPr>
        <w:t>among the processes most</w:t>
      </w:r>
      <w:commentRangeEnd w:id="10"/>
      <w:r w:rsidR="00403C7A">
        <w:rPr>
          <w:rStyle w:val="Refdecomentrio"/>
        </w:rPr>
        <w:commentReference w:id="10"/>
      </w:r>
      <w:r w:rsidRPr="00A12CAE">
        <w:rPr>
          <w:rFonts w:ascii="Times New Roman" w:hAnsi="Times New Roman"/>
          <w:szCs w:val="24"/>
          <w:lang w:val="en-GB"/>
        </w:rPr>
        <w:t xml:space="preserve"> used in the manufacture of health products </w:t>
      </w:r>
      <w:r w:rsidR="009B3B5D" w:rsidRPr="00A12CAE">
        <w:rPr>
          <w:rFonts w:ascii="Times New Roman" w:hAnsi="Times New Roman"/>
          <w:szCs w:val="24"/>
          <w:lang w:val="en-GB"/>
        </w:rPr>
        <w:t>is Selective</w:t>
      </w:r>
      <w:r w:rsidRPr="00A12CAE">
        <w:rPr>
          <w:rFonts w:ascii="Times New Roman" w:hAnsi="Times New Roman"/>
          <w:szCs w:val="24"/>
          <w:lang w:val="en-GB"/>
        </w:rPr>
        <w:t xml:space="preserve"> Laser Sintering (SLS). </w:t>
      </w:r>
      <w:commentRangeStart w:id="11"/>
      <w:r w:rsidRPr="00A12CAE">
        <w:rPr>
          <w:rFonts w:ascii="Times New Roman" w:hAnsi="Times New Roman"/>
          <w:szCs w:val="24"/>
          <w:lang w:val="en-GB"/>
        </w:rPr>
        <w:t>SLS uses the powder material</w:t>
      </w:r>
      <w:r w:rsidR="009B3B5D" w:rsidRPr="00A12CAE">
        <w:rPr>
          <w:rFonts w:ascii="Times New Roman" w:hAnsi="Times New Roman"/>
          <w:szCs w:val="24"/>
          <w:lang w:val="en-GB"/>
        </w:rPr>
        <w:t>, can</w:t>
      </w:r>
      <w:r w:rsidRPr="00A12CAE">
        <w:rPr>
          <w:rFonts w:ascii="Times New Roman" w:hAnsi="Times New Roman"/>
          <w:szCs w:val="24"/>
          <w:lang w:val="en-GB"/>
        </w:rPr>
        <w:t xml:space="preserve"> be printed, polymers, metals and even ceramics.</w:t>
      </w:r>
      <w:commentRangeEnd w:id="11"/>
      <w:r w:rsidR="00403C7A">
        <w:rPr>
          <w:rStyle w:val="Refdecomentrio"/>
        </w:rPr>
        <w:commentReference w:id="11"/>
      </w:r>
      <w:r w:rsidRPr="00A12CAE">
        <w:rPr>
          <w:rFonts w:ascii="Times New Roman" w:hAnsi="Times New Roman"/>
          <w:szCs w:val="24"/>
          <w:lang w:val="en-GB"/>
        </w:rPr>
        <w:t xml:space="preserve"> However, SLS may be a bit more time-consuming, in addition to having to be supplied with a larger amount of material. </w:t>
      </w:r>
    </w:p>
    <w:p w:rsidR="00414487" w:rsidRPr="00A12CAE" w:rsidRDefault="00414487" w:rsidP="00414487">
      <w:pPr>
        <w:spacing w:line="360" w:lineRule="auto"/>
        <w:ind w:firstLine="709"/>
        <w:rPr>
          <w:rFonts w:ascii="Times New Roman" w:hAnsi="Times New Roman"/>
          <w:szCs w:val="24"/>
          <w:lang w:val="en-GB"/>
        </w:rPr>
      </w:pPr>
      <w:r w:rsidRPr="00A12CAE">
        <w:rPr>
          <w:rFonts w:ascii="Times New Roman" w:hAnsi="Times New Roman"/>
          <w:szCs w:val="24"/>
          <w:lang w:val="en-GB"/>
        </w:rPr>
        <w:lastRenderedPageBreak/>
        <w:t xml:space="preserve">In the case of orthotics, factors such as functionality, weight, aesthetics, durability and comfort are very important, so these should be taken into account when choosing the </w:t>
      </w:r>
      <w:commentRangeStart w:id="12"/>
      <w:r w:rsidRPr="00A12CAE">
        <w:rPr>
          <w:rFonts w:ascii="Times New Roman" w:hAnsi="Times New Roman"/>
          <w:szCs w:val="24"/>
          <w:lang w:val="en-GB"/>
        </w:rPr>
        <w:t>MA</w:t>
      </w:r>
      <w:commentRangeEnd w:id="12"/>
      <w:r w:rsidR="00BF6F7E">
        <w:rPr>
          <w:rStyle w:val="Refdecomentrio"/>
        </w:rPr>
        <w:commentReference w:id="12"/>
      </w:r>
      <w:r w:rsidRPr="00A12CAE">
        <w:rPr>
          <w:rFonts w:ascii="Times New Roman" w:hAnsi="Times New Roman"/>
          <w:szCs w:val="24"/>
          <w:lang w:val="en-GB"/>
        </w:rPr>
        <w:t xml:space="preserve"> material and process. </w:t>
      </w:r>
      <w:commentRangeStart w:id="13"/>
      <w:r w:rsidRPr="00A12CAE">
        <w:rPr>
          <w:rFonts w:ascii="Times New Roman" w:hAnsi="Times New Roman"/>
          <w:szCs w:val="24"/>
          <w:lang w:val="en-GB"/>
        </w:rPr>
        <w:t>Among the various types of materials available, polymers and composites are best suited for orthotics, and polyamide (PA) is one of the polymeric materials that can be used and generally meets all the characteristics required for application in an AFO, for example.</w:t>
      </w:r>
      <w:commentRangeEnd w:id="13"/>
      <w:r w:rsidR="00923C79">
        <w:rPr>
          <w:rStyle w:val="Refdecomentrio"/>
        </w:rPr>
        <w:commentReference w:id="13"/>
      </w:r>
    </w:p>
    <w:p w:rsidR="00414487" w:rsidRPr="00A12CAE" w:rsidRDefault="00414487" w:rsidP="00414487">
      <w:pPr>
        <w:spacing w:line="360" w:lineRule="auto"/>
        <w:ind w:firstLine="709"/>
        <w:rPr>
          <w:rFonts w:ascii="Times New Roman" w:hAnsi="Times New Roman"/>
          <w:szCs w:val="24"/>
          <w:lang w:val="en-GB"/>
        </w:rPr>
      </w:pPr>
      <w:r w:rsidRPr="00A12CAE">
        <w:rPr>
          <w:rFonts w:ascii="Times New Roman" w:hAnsi="Times New Roman"/>
          <w:szCs w:val="24"/>
          <w:lang w:val="en-GB"/>
        </w:rPr>
        <w:t xml:space="preserve">The anisotropy of the material is the biggest problem when it comes to parts and components manufactured by </w:t>
      </w:r>
      <w:commentRangeStart w:id="14"/>
      <w:r w:rsidRPr="00A12CAE">
        <w:rPr>
          <w:rFonts w:ascii="Times New Roman" w:hAnsi="Times New Roman"/>
          <w:szCs w:val="24"/>
          <w:lang w:val="en-GB"/>
        </w:rPr>
        <w:t>MA</w:t>
      </w:r>
      <w:commentRangeEnd w:id="14"/>
      <w:r w:rsidR="00BF6F7E">
        <w:rPr>
          <w:rStyle w:val="Refdecomentrio"/>
        </w:rPr>
        <w:commentReference w:id="14"/>
      </w:r>
      <w:r w:rsidRPr="00A12CAE">
        <w:rPr>
          <w:rFonts w:ascii="Times New Roman" w:hAnsi="Times New Roman"/>
          <w:szCs w:val="24"/>
          <w:lang w:val="en-GB"/>
        </w:rPr>
        <w:t xml:space="preserve">. For SLS, many print parameters </w:t>
      </w:r>
      <w:commentRangeStart w:id="15"/>
      <w:r w:rsidRPr="00A12CAE">
        <w:rPr>
          <w:rFonts w:ascii="Times New Roman" w:hAnsi="Times New Roman"/>
          <w:szCs w:val="24"/>
          <w:lang w:val="en-GB"/>
        </w:rPr>
        <w:t>should</w:t>
      </w:r>
      <w:commentRangeEnd w:id="15"/>
      <w:r w:rsidR="00923C79">
        <w:rPr>
          <w:rStyle w:val="Refdecomentrio"/>
        </w:rPr>
        <w:commentReference w:id="15"/>
      </w:r>
      <w:r w:rsidRPr="00A12CAE">
        <w:rPr>
          <w:rFonts w:ascii="Times New Roman" w:hAnsi="Times New Roman"/>
          <w:szCs w:val="24"/>
          <w:lang w:val="en-GB"/>
        </w:rPr>
        <w:t xml:space="preserve"> affect the density and mechanical properties of printed parts, such as energy density, laser power, scanning space, laser beam speed, and component orientation ([139], [140] ], [141], [55]). In addition, the layer thickness, cooling rate and temperature of the powder bed on the printing platform also influence the mechanical properties of the components manufactured by SLS [143]. The use of virgin or reused powder also has an effect on mechanical properties ([144], [145], </w:t>
      </w:r>
      <w:proofErr w:type="gramStart"/>
      <w:r w:rsidRPr="00A12CAE">
        <w:rPr>
          <w:rFonts w:ascii="Times New Roman" w:hAnsi="Times New Roman"/>
          <w:szCs w:val="24"/>
          <w:lang w:val="en-GB"/>
        </w:rPr>
        <w:t>[</w:t>
      </w:r>
      <w:proofErr w:type="gramEnd"/>
      <w:r w:rsidRPr="00A12CAE">
        <w:rPr>
          <w:rFonts w:ascii="Times New Roman" w:hAnsi="Times New Roman"/>
          <w:szCs w:val="24"/>
          <w:lang w:val="en-GB"/>
        </w:rPr>
        <w:t xml:space="preserve">146]). It should also be taken into account that the mechanical properties of components manufactured by </w:t>
      </w:r>
      <w:commentRangeStart w:id="16"/>
      <w:r w:rsidRPr="00A12CAE">
        <w:rPr>
          <w:rFonts w:ascii="Times New Roman" w:hAnsi="Times New Roman"/>
          <w:szCs w:val="24"/>
          <w:lang w:val="en-GB"/>
        </w:rPr>
        <w:t>MA</w:t>
      </w:r>
      <w:commentRangeEnd w:id="16"/>
      <w:r w:rsidR="00BF6F7E">
        <w:rPr>
          <w:rStyle w:val="Refdecomentrio"/>
        </w:rPr>
        <w:commentReference w:id="16"/>
      </w:r>
      <w:r w:rsidRPr="00A12CAE">
        <w:rPr>
          <w:rFonts w:ascii="Times New Roman" w:hAnsi="Times New Roman"/>
          <w:szCs w:val="24"/>
          <w:lang w:val="en-GB"/>
        </w:rPr>
        <w:t xml:space="preserve"> can be affected by the properties of the material before printing, especially in the case of SLS, in which the uniformity of the raw material, microstructural evolution and the ability of the printer to form parts without causing the thermal degradation of the powder directly influence the mechanical properties [142]. </w:t>
      </w:r>
    </w:p>
    <w:p w:rsidR="00414487" w:rsidRPr="00A12CAE" w:rsidRDefault="00414487" w:rsidP="00414487">
      <w:pPr>
        <w:spacing w:line="360" w:lineRule="auto"/>
        <w:ind w:firstLine="709"/>
        <w:rPr>
          <w:rFonts w:ascii="Times New Roman" w:hAnsi="Times New Roman"/>
          <w:szCs w:val="24"/>
          <w:lang w:val="en-GB"/>
        </w:rPr>
      </w:pPr>
      <w:r w:rsidRPr="00A12CAE">
        <w:rPr>
          <w:rFonts w:ascii="Times New Roman" w:hAnsi="Times New Roman"/>
          <w:szCs w:val="24"/>
          <w:lang w:val="en-GB"/>
        </w:rPr>
        <w:t xml:space="preserve">Unique aspects of these technologies, such as the layered manufacturing process and the relative lack of clinical history of health products obtained by </w:t>
      </w:r>
      <w:commentRangeStart w:id="17"/>
      <w:r w:rsidRPr="00A12CAE">
        <w:rPr>
          <w:rFonts w:ascii="Times New Roman" w:hAnsi="Times New Roman"/>
          <w:szCs w:val="24"/>
          <w:lang w:val="en-GB"/>
        </w:rPr>
        <w:t>MA</w:t>
      </w:r>
      <w:commentRangeEnd w:id="17"/>
      <w:r w:rsidR="00BF6F7E">
        <w:rPr>
          <w:rStyle w:val="Refdecomentrio"/>
        </w:rPr>
        <w:commentReference w:id="17"/>
      </w:r>
      <w:r w:rsidRPr="00A12CAE">
        <w:rPr>
          <w:rFonts w:ascii="Times New Roman" w:hAnsi="Times New Roman"/>
          <w:szCs w:val="24"/>
          <w:lang w:val="en-GB"/>
        </w:rPr>
        <w:t xml:space="preserve">, establish challenges for determining the characterization and evaluation methods of the finished device, as well as the validation processes and acceptance criteria for these finished devices. In this way, specific technical standards have been developed to evaluate the integrity of printed parts, such as ASTM F3091M-14 and ASTM F3122-14. Based on the methods described in these standards, the present work aims to evaluate the effects of the SLS manufacturing processes and the construction directions on the mechanical strength of the PA, in order to guarantee and optimize the performance and safety of this material when used in AFOs manufactured by </w:t>
      </w:r>
      <w:commentRangeStart w:id="18"/>
      <w:r w:rsidRPr="00A12CAE">
        <w:rPr>
          <w:rFonts w:ascii="Times New Roman" w:hAnsi="Times New Roman"/>
          <w:szCs w:val="24"/>
          <w:lang w:val="en-GB"/>
        </w:rPr>
        <w:t>MA</w:t>
      </w:r>
      <w:commentRangeEnd w:id="18"/>
      <w:r w:rsidR="00A65AE0">
        <w:rPr>
          <w:rStyle w:val="Refdecomentrio"/>
        </w:rPr>
        <w:commentReference w:id="18"/>
      </w:r>
      <w:r w:rsidRPr="00A12CAE">
        <w:rPr>
          <w:rFonts w:ascii="Times New Roman" w:hAnsi="Times New Roman"/>
          <w:szCs w:val="24"/>
          <w:lang w:val="en-GB"/>
        </w:rPr>
        <w:t>.</w:t>
      </w:r>
    </w:p>
    <w:p w:rsidR="00051926" w:rsidRPr="00A12CAE" w:rsidRDefault="00051926" w:rsidP="00332E25">
      <w:pPr>
        <w:pStyle w:val="Ttulo1"/>
        <w:spacing w:before="120" w:line="360" w:lineRule="auto"/>
        <w:jc w:val="both"/>
        <w:rPr>
          <w:rFonts w:ascii="Times New Roman" w:hAnsi="Times New Roman"/>
          <w:b w:val="0"/>
          <w:kern w:val="0"/>
          <w:sz w:val="24"/>
          <w:szCs w:val="24"/>
          <w:lang w:val="en-GB"/>
        </w:rPr>
      </w:pPr>
      <w:r w:rsidRPr="00A12CAE">
        <w:rPr>
          <w:rFonts w:ascii="Times New Roman" w:hAnsi="Times New Roman"/>
          <w:b w:val="0"/>
          <w:kern w:val="0"/>
          <w:sz w:val="24"/>
          <w:szCs w:val="24"/>
          <w:lang w:val="en-GB"/>
        </w:rPr>
        <w:lastRenderedPageBreak/>
        <w:t>2.0. Materials</w:t>
      </w:r>
      <w:r w:rsidR="00183464" w:rsidRPr="00A12CAE">
        <w:rPr>
          <w:rFonts w:ascii="Times New Roman" w:hAnsi="Times New Roman"/>
          <w:b w:val="0"/>
          <w:kern w:val="0"/>
          <w:sz w:val="24"/>
          <w:szCs w:val="24"/>
          <w:lang w:val="en-GB"/>
        </w:rPr>
        <w:t xml:space="preserve"> and Methods</w:t>
      </w:r>
    </w:p>
    <w:p w:rsidR="00051926" w:rsidRPr="00A12CAE" w:rsidRDefault="00051926" w:rsidP="00332E25">
      <w:pPr>
        <w:pStyle w:val="Ttulo1"/>
        <w:spacing w:before="120" w:line="360" w:lineRule="auto"/>
        <w:ind w:firstLine="709"/>
        <w:jc w:val="both"/>
        <w:rPr>
          <w:rFonts w:ascii="Times New Roman" w:hAnsi="Times New Roman"/>
          <w:b w:val="0"/>
          <w:kern w:val="0"/>
          <w:sz w:val="24"/>
          <w:szCs w:val="24"/>
          <w:lang w:val="en-GB"/>
        </w:rPr>
      </w:pPr>
      <w:r w:rsidRPr="00A12CAE">
        <w:rPr>
          <w:rFonts w:ascii="Times New Roman" w:hAnsi="Times New Roman"/>
          <w:b w:val="0"/>
          <w:kern w:val="0"/>
          <w:sz w:val="24"/>
          <w:szCs w:val="24"/>
          <w:lang w:val="en-GB"/>
        </w:rPr>
        <w:t xml:space="preserve">In this section, the materials, equipment and conditions used in the production </w:t>
      </w:r>
      <w:r w:rsidR="00332E25" w:rsidRPr="00A12CAE">
        <w:rPr>
          <w:rFonts w:ascii="Times New Roman" w:hAnsi="Times New Roman"/>
          <w:b w:val="0"/>
          <w:kern w:val="0"/>
          <w:sz w:val="24"/>
          <w:szCs w:val="24"/>
          <w:lang w:val="en-GB"/>
        </w:rPr>
        <w:t>and mechanical</w:t>
      </w:r>
      <w:r w:rsidRPr="00A12CAE">
        <w:rPr>
          <w:rFonts w:ascii="Times New Roman" w:hAnsi="Times New Roman"/>
          <w:b w:val="0"/>
          <w:kern w:val="0"/>
          <w:sz w:val="24"/>
          <w:szCs w:val="24"/>
          <w:lang w:val="en-GB"/>
        </w:rPr>
        <w:t xml:space="preserve"> characterization of the samples </w:t>
      </w:r>
      <w:commentRangeStart w:id="19"/>
      <w:r w:rsidRPr="00A12CAE">
        <w:rPr>
          <w:rFonts w:ascii="Times New Roman" w:hAnsi="Times New Roman"/>
          <w:b w:val="0"/>
          <w:kern w:val="0"/>
          <w:sz w:val="24"/>
          <w:szCs w:val="24"/>
          <w:lang w:val="en-GB"/>
        </w:rPr>
        <w:t>is</w:t>
      </w:r>
      <w:commentRangeEnd w:id="19"/>
      <w:r w:rsidR="001C0500">
        <w:rPr>
          <w:rStyle w:val="Refdecomentrio"/>
          <w:b w:val="0"/>
          <w:kern w:val="0"/>
        </w:rPr>
        <w:commentReference w:id="19"/>
      </w:r>
      <w:r w:rsidRPr="00A12CAE">
        <w:rPr>
          <w:rFonts w:ascii="Times New Roman" w:hAnsi="Times New Roman"/>
          <w:b w:val="0"/>
          <w:kern w:val="0"/>
          <w:sz w:val="24"/>
          <w:szCs w:val="24"/>
          <w:lang w:val="en-GB"/>
        </w:rPr>
        <w:t xml:space="preserve"> described in detail.</w:t>
      </w:r>
    </w:p>
    <w:p w:rsidR="00051926" w:rsidRPr="00A12CAE" w:rsidRDefault="00995CE7" w:rsidP="00332E25">
      <w:pPr>
        <w:pStyle w:val="Ttulo1"/>
        <w:spacing w:before="120" w:line="360" w:lineRule="auto"/>
        <w:jc w:val="both"/>
        <w:rPr>
          <w:rFonts w:ascii="Times New Roman" w:hAnsi="Times New Roman"/>
          <w:b w:val="0"/>
          <w:kern w:val="0"/>
          <w:sz w:val="24"/>
          <w:szCs w:val="24"/>
          <w:lang w:val="en-GB"/>
        </w:rPr>
      </w:pPr>
      <w:r w:rsidRPr="00A12CAE">
        <w:rPr>
          <w:rFonts w:ascii="Times New Roman" w:hAnsi="Times New Roman"/>
          <w:b w:val="0"/>
          <w:kern w:val="0"/>
          <w:sz w:val="24"/>
          <w:szCs w:val="24"/>
          <w:lang w:val="en-GB"/>
        </w:rPr>
        <w:t>2</w:t>
      </w:r>
      <w:r w:rsidR="00051926" w:rsidRPr="00A12CAE">
        <w:rPr>
          <w:rFonts w:ascii="Times New Roman" w:hAnsi="Times New Roman"/>
          <w:b w:val="0"/>
          <w:kern w:val="0"/>
          <w:sz w:val="24"/>
          <w:szCs w:val="24"/>
          <w:lang w:val="en-GB"/>
        </w:rPr>
        <w:t xml:space="preserve">.1. Materials </w:t>
      </w:r>
    </w:p>
    <w:p w:rsidR="00051926" w:rsidRPr="00A12CAE" w:rsidRDefault="00051926" w:rsidP="00332E25">
      <w:pPr>
        <w:pStyle w:val="Ttulo1"/>
        <w:spacing w:before="120" w:line="360" w:lineRule="auto"/>
        <w:ind w:firstLine="709"/>
        <w:jc w:val="both"/>
        <w:rPr>
          <w:rFonts w:ascii="Times New Roman" w:hAnsi="Times New Roman"/>
          <w:b w:val="0"/>
          <w:kern w:val="0"/>
          <w:sz w:val="24"/>
          <w:szCs w:val="24"/>
          <w:lang w:val="en-GB"/>
        </w:rPr>
      </w:pPr>
      <w:r w:rsidRPr="00A12CAE">
        <w:rPr>
          <w:rFonts w:ascii="Times New Roman" w:hAnsi="Times New Roman"/>
          <w:b w:val="0"/>
          <w:kern w:val="0"/>
          <w:sz w:val="24"/>
          <w:szCs w:val="24"/>
          <w:lang w:val="en-GB"/>
        </w:rPr>
        <w:t>The materi</w:t>
      </w:r>
      <w:r w:rsidR="0008183C" w:rsidRPr="00A12CAE">
        <w:rPr>
          <w:rFonts w:ascii="Times New Roman" w:hAnsi="Times New Roman"/>
          <w:b w:val="0"/>
          <w:kern w:val="0"/>
          <w:sz w:val="24"/>
          <w:szCs w:val="24"/>
          <w:lang w:val="en-GB"/>
        </w:rPr>
        <w:t xml:space="preserve">al used in this study was </w:t>
      </w:r>
      <w:del w:id="20" w:author="guido.rezende" w:date="2018-12-21T14:18:00Z">
        <w:r w:rsidR="0008183C" w:rsidRPr="00A12CAE" w:rsidDel="001C0500">
          <w:rPr>
            <w:rFonts w:ascii="Times New Roman" w:hAnsi="Times New Roman"/>
            <w:b w:val="0"/>
            <w:kern w:val="0"/>
            <w:sz w:val="24"/>
            <w:szCs w:val="24"/>
            <w:lang w:val="en-GB"/>
          </w:rPr>
          <w:delText xml:space="preserve">a </w:delText>
        </w:r>
      </w:del>
      <w:r w:rsidR="0008183C" w:rsidRPr="00A12CAE">
        <w:rPr>
          <w:rFonts w:ascii="Times New Roman" w:hAnsi="Times New Roman"/>
          <w:b w:val="0"/>
          <w:kern w:val="0"/>
          <w:sz w:val="24"/>
          <w:szCs w:val="24"/>
          <w:lang w:val="en-GB"/>
        </w:rPr>
        <w:t>polyamide (</w:t>
      </w:r>
      <w:proofErr w:type="spellStart"/>
      <w:r w:rsidR="0008183C" w:rsidRPr="00A12CAE">
        <w:rPr>
          <w:rFonts w:ascii="Times New Roman" w:hAnsi="Times New Roman"/>
          <w:b w:val="0"/>
          <w:kern w:val="0"/>
          <w:sz w:val="24"/>
          <w:szCs w:val="24"/>
          <w:lang w:val="en-GB"/>
        </w:rPr>
        <w:t>DuraForm</w:t>
      </w:r>
      <w:proofErr w:type="spellEnd"/>
      <w:r w:rsidR="0008183C" w:rsidRPr="00A12CAE">
        <w:rPr>
          <w:rFonts w:ascii="Times New Roman" w:hAnsi="Times New Roman"/>
          <w:b w:val="0"/>
          <w:kern w:val="0"/>
          <w:sz w:val="24"/>
          <w:szCs w:val="24"/>
          <w:lang w:val="en-GB"/>
        </w:rPr>
        <w:t>® PA Plastic)</w:t>
      </w:r>
      <w:r w:rsidRPr="00A12CAE">
        <w:rPr>
          <w:rFonts w:ascii="Times New Roman" w:hAnsi="Times New Roman"/>
          <w:b w:val="0"/>
          <w:kern w:val="0"/>
          <w:sz w:val="24"/>
          <w:szCs w:val="24"/>
          <w:lang w:val="en-GB"/>
        </w:rPr>
        <w:t xml:space="preserve">. </w:t>
      </w:r>
      <w:r w:rsidR="007962D6" w:rsidRPr="00A12CAE">
        <w:rPr>
          <w:rFonts w:ascii="Times New Roman" w:hAnsi="Times New Roman"/>
          <w:b w:val="0"/>
          <w:kern w:val="0"/>
          <w:sz w:val="24"/>
          <w:szCs w:val="24"/>
          <w:lang w:val="en-GB"/>
        </w:rPr>
        <w:t>I</w:t>
      </w:r>
      <w:r w:rsidR="0022492A" w:rsidRPr="00A12CAE">
        <w:rPr>
          <w:rFonts w:ascii="Times New Roman" w:hAnsi="Times New Roman"/>
          <w:b w:val="0"/>
          <w:kern w:val="0"/>
          <w:sz w:val="24"/>
          <w:szCs w:val="24"/>
          <w:lang w:val="en-GB"/>
        </w:rPr>
        <w:t>t</w:t>
      </w:r>
      <w:r w:rsidR="007962D6" w:rsidRPr="00A12CAE">
        <w:rPr>
          <w:rFonts w:ascii="Times New Roman" w:hAnsi="Times New Roman"/>
          <w:b w:val="0"/>
          <w:kern w:val="0"/>
          <w:sz w:val="24"/>
          <w:szCs w:val="24"/>
          <w:lang w:val="en-GB"/>
        </w:rPr>
        <w:t xml:space="preserve"> was used 40</w:t>
      </w:r>
      <w:del w:id="21" w:author="guido.rezende" w:date="2018-12-21T14:18:00Z">
        <w:r w:rsidR="007962D6" w:rsidRPr="00A12CAE" w:rsidDel="001C0500">
          <w:rPr>
            <w:rFonts w:ascii="Times New Roman" w:hAnsi="Times New Roman"/>
            <w:b w:val="0"/>
            <w:kern w:val="0"/>
            <w:sz w:val="24"/>
            <w:szCs w:val="24"/>
            <w:lang w:val="en-GB"/>
          </w:rPr>
          <w:delText xml:space="preserve"> </w:delText>
        </w:r>
      </w:del>
      <w:r w:rsidR="00995CE7" w:rsidRPr="00A12CAE">
        <w:rPr>
          <w:rFonts w:ascii="Times New Roman" w:hAnsi="Times New Roman"/>
          <w:b w:val="0"/>
          <w:kern w:val="0"/>
          <w:sz w:val="24"/>
          <w:szCs w:val="24"/>
          <w:lang w:val="en-GB"/>
        </w:rPr>
        <w:t xml:space="preserve">% </w:t>
      </w:r>
      <w:del w:id="22" w:author="guido.rezende" w:date="2018-12-21T14:18:00Z">
        <w:r w:rsidR="00995CE7" w:rsidRPr="00A12CAE" w:rsidDel="001C0500">
          <w:rPr>
            <w:rFonts w:ascii="Times New Roman" w:hAnsi="Times New Roman"/>
            <w:b w:val="0"/>
            <w:kern w:val="0"/>
            <w:sz w:val="24"/>
            <w:szCs w:val="24"/>
            <w:lang w:val="en-GB"/>
          </w:rPr>
          <w:delText xml:space="preserve">Recycled </w:delText>
        </w:r>
      </w:del>
      <w:ins w:id="23" w:author="guido.rezende" w:date="2018-12-21T14:18:00Z">
        <w:r w:rsidR="001C0500">
          <w:rPr>
            <w:rFonts w:ascii="Times New Roman" w:hAnsi="Times New Roman"/>
            <w:b w:val="0"/>
            <w:kern w:val="0"/>
            <w:sz w:val="24"/>
            <w:szCs w:val="24"/>
            <w:lang w:val="en-GB"/>
          </w:rPr>
          <w:t>r</w:t>
        </w:r>
        <w:r w:rsidR="001C0500" w:rsidRPr="00A12CAE">
          <w:rPr>
            <w:rFonts w:ascii="Times New Roman" w:hAnsi="Times New Roman"/>
            <w:b w:val="0"/>
            <w:kern w:val="0"/>
            <w:sz w:val="24"/>
            <w:szCs w:val="24"/>
            <w:lang w:val="en-GB"/>
          </w:rPr>
          <w:t xml:space="preserve">ecycled </w:t>
        </w:r>
      </w:ins>
      <w:r w:rsidR="00995CE7" w:rsidRPr="00A12CAE">
        <w:rPr>
          <w:rFonts w:ascii="Times New Roman" w:hAnsi="Times New Roman"/>
          <w:b w:val="0"/>
          <w:kern w:val="0"/>
          <w:sz w:val="24"/>
          <w:szCs w:val="24"/>
          <w:lang w:val="en-GB"/>
        </w:rPr>
        <w:t>material.</w:t>
      </w:r>
      <w:r w:rsidR="0022492A" w:rsidRPr="00A12CAE">
        <w:rPr>
          <w:rFonts w:ascii="Times New Roman" w:hAnsi="Times New Roman"/>
          <w:b w:val="0"/>
          <w:kern w:val="0"/>
          <w:sz w:val="24"/>
          <w:szCs w:val="24"/>
          <w:lang w:val="en-GB"/>
        </w:rPr>
        <w:t xml:space="preserve"> </w:t>
      </w:r>
      <w:r w:rsidR="00332E25" w:rsidRPr="00A12CAE">
        <w:rPr>
          <w:rFonts w:ascii="Times New Roman" w:hAnsi="Times New Roman"/>
          <w:b w:val="0"/>
          <w:kern w:val="0"/>
          <w:sz w:val="24"/>
          <w:szCs w:val="24"/>
          <w:lang w:val="en-GB"/>
        </w:rPr>
        <w:t xml:space="preserve">Differential Scanning Calorimetric analysis showed almost none </w:t>
      </w:r>
      <w:r w:rsidR="009958C1" w:rsidRPr="00A12CAE">
        <w:rPr>
          <w:rFonts w:ascii="Times New Roman" w:hAnsi="Times New Roman"/>
          <w:b w:val="0"/>
          <w:kern w:val="0"/>
          <w:sz w:val="24"/>
          <w:szCs w:val="24"/>
          <w:lang w:val="en-GB"/>
        </w:rPr>
        <w:t xml:space="preserve">thermal </w:t>
      </w:r>
      <w:r w:rsidR="00332E25" w:rsidRPr="00A12CAE">
        <w:rPr>
          <w:rFonts w:ascii="Times New Roman" w:hAnsi="Times New Roman"/>
          <w:b w:val="0"/>
          <w:kern w:val="0"/>
          <w:sz w:val="24"/>
          <w:szCs w:val="24"/>
          <w:lang w:val="en-GB"/>
        </w:rPr>
        <w:t>variation using 40% of recycled material.</w:t>
      </w:r>
    </w:p>
    <w:p w:rsidR="00A143A0" w:rsidRPr="00A12CAE" w:rsidRDefault="00A143A0" w:rsidP="00332E25">
      <w:pPr>
        <w:pStyle w:val="Ttulo1"/>
        <w:spacing w:before="120" w:line="360" w:lineRule="auto"/>
        <w:jc w:val="both"/>
        <w:rPr>
          <w:rFonts w:ascii="Times New Roman" w:hAnsi="Times New Roman"/>
          <w:b w:val="0"/>
          <w:kern w:val="0"/>
          <w:sz w:val="24"/>
          <w:szCs w:val="24"/>
          <w:lang w:val="en-GB"/>
        </w:rPr>
      </w:pPr>
      <w:r w:rsidRPr="00A12CAE">
        <w:rPr>
          <w:rFonts w:ascii="Times New Roman" w:hAnsi="Times New Roman"/>
          <w:b w:val="0"/>
          <w:kern w:val="0"/>
          <w:sz w:val="24"/>
          <w:szCs w:val="24"/>
          <w:lang w:val="en-GB"/>
        </w:rPr>
        <w:t>2.</w:t>
      </w:r>
      <w:r w:rsidR="00995CE7" w:rsidRPr="00A12CAE">
        <w:rPr>
          <w:rFonts w:ascii="Times New Roman" w:hAnsi="Times New Roman"/>
          <w:b w:val="0"/>
          <w:kern w:val="0"/>
          <w:sz w:val="24"/>
          <w:szCs w:val="24"/>
          <w:lang w:val="en-GB"/>
        </w:rPr>
        <w:t>2</w:t>
      </w:r>
      <w:r w:rsidRPr="00A12CAE">
        <w:rPr>
          <w:rFonts w:ascii="Times New Roman" w:hAnsi="Times New Roman"/>
          <w:b w:val="0"/>
          <w:kern w:val="0"/>
          <w:sz w:val="24"/>
          <w:szCs w:val="24"/>
          <w:lang w:val="en-GB"/>
        </w:rPr>
        <w:t xml:space="preserve">. Printing parameters </w:t>
      </w:r>
    </w:p>
    <w:p w:rsidR="005151DE" w:rsidRPr="00A12CAE" w:rsidRDefault="005151DE" w:rsidP="00332E25">
      <w:pPr>
        <w:pStyle w:val="Ttulo1"/>
        <w:spacing w:before="120" w:line="360" w:lineRule="auto"/>
        <w:ind w:firstLine="709"/>
        <w:jc w:val="both"/>
        <w:rPr>
          <w:rFonts w:ascii="Times New Roman" w:hAnsi="Times New Roman"/>
          <w:b w:val="0"/>
          <w:kern w:val="0"/>
          <w:sz w:val="24"/>
          <w:szCs w:val="24"/>
          <w:lang w:val="en-GB"/>
        </w:rPr>
      </w:pPr>
      <w:r w:rsidRPr="00A12CAE">
        <w:rPr>
          <w:rFonts w:ascii="Times New Roman" w:hAnsi="Times New Roman"/>
          <w:b w:val="0"/>
          <w:kern w:val="0"/>
          <w:sz w:val="24"/>
          <w:szCs w:val="24"/>
          <w:lang w:val="en-GB"/>
        </w:rPr>
        <w:t xml:space="preserve">The material was processed at 13 watts laser power, 5 m/s </w:t>
      </w:r>
      <w:proofErr w:type="gramStart"/>
      <w:r w:rsidRPr="00A12CAE">
        <w:rPr>
          <w:rFonts w:ascii="Times New Roman" w:hAnsi="Times New Roman"/>
          <w:b w:val="0"/>
          <w:kern w:val="0"/>
          <w:sz w:val="24"/>
          <w:szCs w:val="24"/>
          <w:lang w:val="en-GB"/>
        </w:rPr>
        <w:t>scan</w:t>
      </w:r>
      <w:proofErr w:type="gramEnd"/>
      <w:r w:rsidRPr="00A12CAE">
        <w:rPr>
          <w:rFonts w:ascii="Times New Roman" w:hAnsi="Times New Roman"/>
          <w:b w:val="0"/>
          <w:kern w:val="0"/>
          <w:sz w:val="24"/>
          <w:szCs w:val="24"/>
          <w:lang w:val="en-GB"/>
        </w:rPr>
        <w:t xml:space="preserve"> speed, and power layer thickness of 0.1 mm.</w:t>
      </w:r>
    </w:p>
    <w:p w:rsidR="00183464" w:rsidRPr="00A12CAE" w:rsidRDefault="00183464" w:rsidP="00183464">
      <w:pPr>
        <w:pStyle w:val="Ttulo1"/>
        <w:jc w:val="both"/>
        <w:rPr>
          <w:rFonts w:ascii="Times New Roman" w:hAnsi="Times New Roman"/>
          <w:b w:val="0"/>
          <w:kern w:val="0"/>
          <w:sz w:val="24"/>
          <w:szCs w:val="24"/>
          <w:lang w:val="en-GB"/>
        </w:rPr>
      </w:pPr>
      <w:r w:rsidRPr="00A12CAE">
        <w:rPr>
          <w:rFonts w:ascii="Times New Roman" w:hAnsi="Times New Roman"/>
          <w:b w:val="0"/>
          <w:kern w:val="0"/>
          <w:sz w:val="24"/>
          <w:szCs w:val="24"/>
          <w:lang w:val="en-GB"/>
        </w:rPr>
        <w:t>2.3. Experimental plan</w:t>
      </w:r>
    </w:p>
    <w:p w:rsidR="00D04922" w:rsidRPr="00A12CAE" w:rsidRDefault="00D04922" w:rsidP="00D04922">
      <w:pPr>
        <w:tabs>
          <w:tab w:val="left" w:pos="1701"/>
        </w:tabs>
        <w:spacing w:line="360" w:lineRule="auto"/>
        <w:ind w:firstLine="709"/>
        <w:rPr>
          <w:rFonts w:ascii="Times New Roman" w:hAnsi="Times New Roman"/>
          <w:szCs w:val="24"/>
          <w:lang w:val="en-GB"/>
        </w:rPr>
      </w:pPr>
      <w:r w:rsidRPr="00A12CAE">
        <w:rPr>
          <w:rFonts w:ascii="Times New Roman" w:hAnsi="Times New Roman"/>
          <w:szCs w:val="24"/>
          <w:lang w:val="en-GB"/>
        </w:rPr>
        <w:t xml:space="preserve">ASTM F3091 / F3091M-14 </w:t>
      </w:r>
      <w:proofErr w:type="gramStart"/>
      <w:r w:rsidRPr="00A12CAE">
        <w:rPr>
          <w:rFonts w:ascii="Times New Roman" w:hAnsi="Times New Roman"/>
          <w:szCs w:val="24"/>
          <w:lang w:val="en-GB"/>
        </w:rPr>
        <w:t>specifies</w:t>
      </w:r>
      <w:proofErr w:type="gramEnd"/>
      <w:r w:rsidRPr="00A12CAE">
        <w:rPr>
          <w:rFonts w:ascii="Times New Roman" w:hAnsi="Times New Roman"/>
          <w:szCs w:val="24"/>
          <w:lang w:val="en-GB"/>
        </w:rPr>
        <w:t xml:space="preserve"> orientations and locations of </w:t>
      </w:r>
      <w:r w:rsidR="006073F4">
        <w:rPr>
          <w:rFonts w:ascii="Times New Roman" w:hAnsi="Times New Roman"/>
          <w:szCs w:val="24"/>
          <w:lang w:val="en-GB"/>
        </w:rPr>
        <w:t>SP</w:t>
      </w:r>
      <w:r w:rsidRPr="00A12CAE">
        <w:rPr>
          <w:rFonts w:ascii="Times New Roman" w:hAnsi="Times New Roman"/>
          <w:szCs w:val="24"/>
          <w:lang w:val="en-GB"/>
        </w:rPr>
        <w:t xml:space="preserve">s on the </w:t>
      </w:r>
      <w:r w:rsidR="006073F4">
        <w:rPr>
          <w:rFonts w:ascii="Times New Roman" w:hAnsi="Times New Roman"/>
          <w:szCs w:val="24"/>
          <w:lang w:val="en-GB"/>
        </w:rPr>
        <w:t>building</w:t>
      </w:r>
      <w:r w:rsidRPr="00A12CAE">
        <w:rPr>
          <w:rFonts w:ascii="Times New Roman" w:hAnsi="Times New Roman"/>
          <w:szCs w:val="24"/>
          <w:lang w:val="en-GB"/>
        </w:rPr>
        <w:t xml:space="preserve"> platform for evaluation of mechanical properties. Classes I and II reported in this standard describe </w:t>
      </w:r>
      <w:r w:rsidR="006073F4">
        <w:rPr>
          <w:rFonts w:ascii="Times New Roman" w:hAnsi="Times New Roman"/>
          <w:szCs w:val="24"/>
          <w:lang w:val="en-GB"/>
        </w:rPr>
        <w:t>coordinate system</w:t>
      </w:r>
      <w:r w:rsidRPr="00A12CAE">
        <w:rPr>
          <w:rFonts w:ascii="Times New Roman" w:hAnsi="Times New Roman"/>
          <w:szCs w:val="24"/>
          <w:lang w:val="en-GB"/>
        </w:rPr>
        <w:t xml:space="preserve"> and test</w:t>
      </w:r>
      <w:r w:rsidR="006073F4">
        <w:rPr>
          <w:rFonts w:ascii="Times New Roman" w:hAnsi="Times New Roman"/>
          <w:szCs w:val="24"/>
          <w:lang w:val="en-GB"/>
        </w:rPr>
        <w:t>ing</w:t>
      </w:r>
      <w:r w:rsidRPr="00A12CAE">
        <w:rPr>
          <w:rFonts w:ascii="Times New Roman" w:hAnsi="Times New Roman"/>
          <w:szCs w:val="24"/>
          <w:lang w:val="en-GB"/>
        </w:rPr>
        <w:t xml:space="preserve"> </w:t>
      </w:r>
      <w:r w:rsidR="006073F4" w:rsidRPr="00A12CAE">
        <w:rPr>
          <w:rFonts w:ascii="Times New Roman" w:hAnsi="Times New Roman"/>
          <w:szCs w:val="24"/>
          <w:lang w:val="en-GB"/>
        </w:rPr>
        <w:t>requirements</w:t>
      </w:r>
      <w:r w:rsidR="006073F4">
        <w:rPr>
          <w:rFonts w:ascii="Times New Roman" w:hAnsi="Times New Roman"/>
          <w:szCs w:val="24"/>
          <w:lang w:val="en-GB"/>
        </w:rPr>
        <w:t xml:space="preserve"> for compliance and qu</w:t>
      </w:r>
      <w:r w:rsidR="00F33C7A">
        <w:rPr>
          <w:rFonts w:ascii="Times New Roman" w:hAnsi="Times New Roman"/>
          <w:szCs w:val="24"/>
          <w:lang w:val="en-GB"/>
        </w:rPr>
        <w:t>ality of additive manufacturing</w:t>
      </w:r>
      <w:r w:rsidRPr="00A12CAE">
        <w:rPr>
          <w:rFonts w:ascii="Times New Roman" w:hAnsi="Times New Roman"/>
          <w:szCs w:val="24"/>
          <w:lang w:val="en-GB"/>
        </w:rPr>
        <w:t xml:space="preserve">. The </w:t>
      </w:r>
      <w:proofErr w:type="spellStart"/>
      <w:r w:rsidRPr="00A12CAE">
        <w:rPr>
          <w:rFonts w:ascii="Times New Roman" w:hAnsi="Times New Roman"/>
          <w:szCs w:val="24"/>
          <w:lang w:val="en-GB"/>
        </w:rPr>
        <w:t>criteria</w:t>
      </w:r>
      <w:ins w:id="24" w:author="guido.rezende" w:date="2018-12-21T14:20:00Z">
        <w:r w:rsidR="001C0500">
          <w:rPr>
            <w:rFonts w:ascii="Times New Roman" w:hAnsi="Times New Roman"/>
            <w:szCs w:val="24"/>
            <w:lang w:val="en-GB"/>
          </w:rPr>
          <w:t>s</w:t>
        </w:r>
      </w:ins>
      <w:proofErr w:type="spellEnd"/>
      <w:r w:rsidRPr="00A12CAE">
        <w:rPr>
          <w:rFonts w:ascii="Times New Roman" w:hAnsi="Times New Roman"/>
          <w:szCs w:val="24"/>
          <w:lang w:val="en-GB"/>
        </w:rPr>
        <w:t xml:space="preserve"> of class I </w:t>
      </w:r>
      <w:proofErr w:type="gramStart"/>
      <w:r w:rsidRPr="00A12CAE">
        <w:rPr>
          <w:rFonts w:ascii="Times New Roman" w:hAnsi="Times New Roman"/>
          <w:szCs w:val="24"/>
          <w:lang w:val="en-GB"/>
        </w:rPr>
        <w:t>are</w:t>
      </w:r>
      <w:proofErr w:type="gramEnd"/>
      <w:r w:rsidRPr="00A12CAE">
        <w:rPr>
          <w:rFonts w:ascii="Times New Roman" w:hAnsi="Times New Roman"/>
          <w:szCs w:val="24"/>
          <w:lang w:val="en-GB"/>
        </w:rPr>
        <w:t xml:space="preserve"> more rigorous and, in this way, they are applied for the production of pieces of high quality and high degree of confidence. This class states that they must be fabricated and tested </w:t>
      </w:r>
      <w:r w:rsidR="006073F4">
        <w:rPr>
          <w:rFonts w:ascii="Times New Roman" w:hAnsi="Times New Roman"/>
          <w:szCs w:val="24"/>
          <w:lang w:val="en-GB"/>
        </w:rPr>
        <w:t>SPs</w:t>
      </w:r>
      <w:r w:rsidRPr="00A12CAE">
        <w:rPr>
          <w:rFonts w:ascii="Times New Roman" w:hAnsi="Times New Roman"/>
          <w:szCs w:val="24"/>
          <w:lang w:val="en-GB"/>
        </w:rPr>
        <w:t xml:space="preserve"> in the XY or YX and ZX or ZY directions. In order to achieve a more rigorous approach than Class I, in the present study we used a more conservative work plan, manufacturing and testing </w:t>
      </w:r>
      <w:r w:rsidR="006073F4">
        <w:rPr>
          <w:rFonts w:ascii="Times New Roman" w:hAnsi="Times New Roman"/>
          <w:szCs w:val="24"/>
          <w:lang w:val="en-GB"/>
        </w:rPr>
        <w:t>SPs</w:t>
      </w:r>
      <w:r w:rsidRPr="00A12CAE">
        <w:rPr>
          <w:rFonts w:ascii="Times New Roman" w:hAnsi="Times New Roman"/>
          <w:szCs w:val="24"/>
          <w:lang w:val="en-GB"/>
        </w:rPr>
        <w:t xml:space="preserve"> in all directions as established by the ASTM Standard 52921-13 - Standard Terminology for Additive Manufacturing- Coordinate Systems and Test Methodologies, which establishes requirements for validation of the printing process.</w:t>
      </w:r>
    </w:p>
    <w:p w:rsidR="00D04922" w:rsidRPr="00A12CAE" w:rsidRDefault="00D04922" w:rsidP="00D04922">
      <w:pPr>
        <w:tabs>
          <w:tab w:val="left" w:pos="1701"/>
        </w:tabs>
        <w:spacing w:line="360" w:lineRule="auto"/>
        <w:ind w:firstLine="709"/>
        <w:rPr>
          <w:rFonts w:ascii="Times New Roman" w:hAnsi="Times New Roman"/>
          <w:szCs w:val="24"/>
          <w:lang w:val="en-GB"/>
        </w:rPr>
      </w:pPr>
      <w:r w:rsidRPr="00A12CAE">
        <w:rPr>
          <w:rFonts w:ascii="Times New Roman" w:hAnsi="Times New Roman"/>
          <w:szCs w:val="24"/>
          <w:lang w:val="en-GB"/>
        </w:rPr>
        <w:t xml:space="preserve"> Thus, we have printed 5 </w:t>
      </w:r>
      <w:r w:rsidR="000B0BEB">
        <w:rPr>
          <w:rFonts w:ascii="Times New Roman" w:hAnsi="Times New Roman"/>
          <w:szCs w:val="24"/>
          <w:lang w:val="en-GB"/>
        </w:rPr>
        <w:t>SP</w:t>
      </w:r>
      <w:r w:rsidRPr="00A12CAE">
        <w:rPr>
          <w:rFonts w:ascii="Times New Roman" w:hAnsi="Times New Roman"/>
          <w:szCs w:val="24"/>
          <w:lang w:val="en-GB"/>
        </w:rPr>
        <w:t>s in each of the directions</w:t>
      </w:r>
      <w:r w:rsidR="000B0BEB">
        <w:rPr>
          <w:rFonts w:ascii="Times New Roman" w:hAnsi="Times New Roman"/>
          <w:szCs w:val="24"/>
          <w:lang w:val="en-GB"/>
        </w:rPr>
        <w:t>/orientations</w:t>
      </w:r>
      <w:r w:rsidRPr="00A12CAE">
        <w:rPr>
          <w:rFonts w:ascii="Times New Roman" w:hAnsi="Times New Roman"/>
          <w:szCs w:val="24"/>
          <w:lang w:val="en-GB"/>
        </w:rPr>
        <w:t xml:space="preserve"> of the </w:t>
      </w:r>
      <w:r w:rsidR="000B0BEB">
        <w:rPr>
          <w:rFonts w:ascii="Times New Roman" w:hAnsi="Times New Roman"/>
          <w:szCs w:val="24"/>
          <w:lang w:val="en-GB"/>
        </w:rPr>
        <w:t>building</w:t>
      </w:r>
      <w:r w:rsidRPr="00A12CAE">
        <w:rPr>
          <w:rFonts w:ascii="Times New Roman" w:hAnsi="Times New Roman"/>
          <w:szCs w:val="24"/>
          <w:lang w:val="en-GB"/>
        </w:rPr>
        <w:t xml:space="preserve"> platform: XYZ, XZY, YXZ, YZX, ZXY, </w:t>
      </w:r>
      <w:proofErr w:type="gramStart"/>
      <w:r w:rsidRPr="00A12CAE">
        <w:rPr>
          <w:rFonts w:ascii="Times New Roman" w:hAnsi="Times New Roman"/>
          <w:szCs w:val="24"/>
          <w:lang w:val="en-GB"/>
        </w:rPr>
        <w:t>ZYX</w:t>
      </w:r>
      <w:proofErr w:type="gramEnd"/>
      <w:r w:rsidRPr="00A12CAE">
        <w:rPr>
          <w:rFonts w:ascii="Times New Roman" w:hAnsi="Times New Roman"/>
          <w:szCs w:val="24"/>
          <w:lang w:val="en-GB"/>
        </w:rPr>
        <w:t>, as shown in Figure 2. In Figure 3 we can see the directions</w:t>
      </w:r>
      <w:r w:rsidR="000B0BEB">
        <w:rPr>
          <w:rFonts w:ascii="Times New Roman" w:hAnsi="Times New Roman"/>
          <w:szCs w:val="24"/>
          <w:lang w:val="en-GB"/>
        </w:rPr>
        <w:t xml:space="preserve"> plan</w:t>
      </w:r>
      <w:r w:rsidRPr="00A12CAE">
        <w:rPr>
          <w:rFonts w:ascii="Times New Roman" w:hAnsi="Times New Roman"/>
          <w:szCs w:val="24"/>
          <w:lang w:val="en-GB"/>
        </w:rPr>
        <w:t xml:space="preserve"> on the</w:t>
      </w:r>
      <w:r w:rsidR="000B0BEB">
        <w:rPr>
          <w:rFonts w:ascii="Times New Roman" w:hAnsi="Times New Roman"/>
          <w:szCs w:val="24"/>
          <w:lang w:val="en-GB"/>
        </w:rPr>
        <w:t xml:space="preserve"> building</w:t>
      </w:r>
      <w:r w:rsidRPr="00A12CAE">
        <w:rPr>
          <w:rFonts w:ascii="Times New Roman" w:hAnsi="Times New Roman"/>
          <w:szCs w:val="24"/>
          <w:lang w:val="en-GB"/>
        </w:rPr>
        <w:t xml:space="preserve"> platform of AMR</w:t>
      </w:r>
      <w:r w:rsidR="000B0BEB">
        <w:rPr>
          <w:rFonts w:ascii="Times New Roman" w:hAnsi="Times New Roman"/>
          <w:szCs w:val="24"/>
          <w:lang w:val="en-GB"/>
        </w:rPr>
        <w:t xml:space="preserve"> SLS printer</w:t>
      </w:r>
      <w:r w:rsidRPr="00A12CAE">
        <w:rPr>
          <w:rFonts w:ascii="Times New Roman" w:hAnsi="Times New Roman"/>
          <w:szCs w:val="24"/>
          <w:lang w:val="en-GB"/>
        </w:rPr>
        <w:t>.</w:t>
      </w:r>
    </w:p>
    <w:p w:rsidR="00D04922" w:rsidRPr="00A12CAE" w:rsidRDefault="00D04922" w:rsidP="00D04922">
      <w:pPr>
        <w:tabs>
          <w:tab w:val="left" w:pos="1701"/>
        </w:tabs>
        <w:spacing w:line="360" w:lineRule="auto"/>
        <w:ind w:firstLine="709"/>
        <w:jc w:val="center"/>
        <w:rPr>
          <w:rFonts w:ascii="Times New Roman" w:hAnsi="Times New Roman"/>
          <w:szCs w:val="24"/>
          <w:lang w:val="en-GB"/>
        </w:rPr>
      </w:pPr>
      <w:r w:rsidRPr="00A12CAE">
        <w:rPr>
          <w:rFonts w:ascii="Times New Roman" w:hAnsi="Times New Roman"/>
          <w:noProof/>
          <w:szCs w:val="24"/>
        </w:rPr>
        <w:lastRenderedPageBreak/>
        <w:drawing>
          <wp:inline distT="0" distB="0" distL="0" distR="0">
            <wp:extent cx="2336444" cy="2652637"/>
            <wp:effectExtent l="19050" t="0" r="6706"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335209" cy="2651234"/>
                    </a:xfrm>
                    <a:prstGeom prst="rect">
                      <a:avLst/>
                    </a:prstGeom>
                    <a:noFill/>
                    <a:ln w="9525">
                      <a:noFill/>
                      <a:miter lim="800000"/>
                      <a:headEnd/>
                      <a:tailEnd/>
                    </a:ln>
                  </pic:spPr>
                </pic:pic>
              </a:graphicData>
            </a:graphic>
          </wp:inline>
        </w:drawing>
      </w:r>
    </w:p>
    <w:p w:rsidR="00D04922" w:rsidRPr="00A12CAE" w:rsidRDefault="00D04922" w:rsidP="00D04922">
      <w:pPr>
        <w:spacing w:line="360" w:lineRule="auto"/>
        <w:ind w:firstLine="709"/>
        <w:jc w:val="center"/>
        <w:rPr>
          <w:rFonts w:ascii="Times New Roman" w:hAnsi="Times New Roman"/>
          <w:szCs w:val="24"/>
          <w:lang w:val="en-GB"/>
        </w:rPr>
      </w:pPr>
      <w:del w:id="25" w:author="guido.rezende" w:date="2018-12-21T14:21:00Z">
        <w:r w:rsidRPr="00A12CAE" w:rsidDel="001C0500">
          <w:rPr>
            <w:rFonts w:ascii="Times New Roman" w:hAnsi="Times New Roman"/>
            <w:szCs w:val="24"/>
            <w:lang w:val="en-GB"/>
          </w:rPr>
          <w:delText xml:space="preserve">Figura </w:delText>
        </w:r>
      </w:del>
      <w:proofErr w:type="gramStart"/>
      <w:ins w:id="26" w:author="guido.rezende" w:date="2018-12-21T14:21:00Z">
        <w:r w:rsidR="001C0500" w:rsidRPr="00A12CAE">
          <w:rPr>
            <w:rFonts w:ascii="Times New Roman" w:hAnsi="Times New Roman"/>
            <w:szCs w:val="24"/>
            <w:lang w:val="en-GB"/>
          </w:rPr>
          <w:t>Figur</w:t>
        </w:r>
        <w:r w:rsidR="001C0500">
          <w:rPr>
            <w:rFonts w:ascii="Times New Roman" w:hAnsi="Times New Roman"/>
            <w:szCs w:val="24"/>
            <w:lang w:val="en-GB"/>
          </w:rPr>
          <w:t>e</w:t>
        </w:r>
        <w:r w:rsidR="001C0500" w:rsidRPr="00A12CAE">
          <w:rPr>
            <w:rFonts w:ascii="Times New Roman" w:hAnsi="Times New Roman"/>
            <w:szCs w:val="24"/>
            <w:lang w:val="en-GB"/>
          </w:rPr>
          <w:t xml:space="preserve"> </w:t>
        </w:r>
      </w:ins>
      <w:r w:rsidRPr="00A12CAE">
        <w:rPr>
          <w:rFonts w:ascii="Times New Roman" w:hAnsi="Times New Roman"/>
          <w:szCs w:val="24"/>
          <w:lang w:val="en-GB"/>
        </w:rPr>
        <w:t>2.</w:t>
      </w:r>
      <w:proofErr w:type="gramEnd"/>
      <w:r w:rsidRPr="00A12CAE">
        <w:rPr>
          <w:rFonts w:ascii="Times New Roman" w:hAnsi="Times New Roman"/>
          <w:szCs w:val="24"/>
          <w:lang w:val="en-GB"/>
        </w:rPr>
        <w:t xml:space="preserve"> </w:t>
      </w:r>
      <w:proofErr w:type="gramStart"/>
      <w:r w:rsidRPr="00A12CAE">
        <w:rPr>
          <w:rFonts w:ascii="Times New Roman" w:hAnsi="Times New Roman"/>
          <w:szCs w:val="24"/>
          <w:lang w:val="en-GB"/>
        </w:rPr>
        <w:t>3D printing direction according to ASTM 52921.</w:t>
      </w:r>
      <w:proofErr w:type="gramEnd"/>
    </w:p>
    <w:p w:rsidR="00D04922" w:rsidRPr="00A12CAE" w:rsidRDefault="00D04922" w:rsidP="00D04922">
      <w:pPr>
        <w:spacing w:line="360" w:lineRule="auto"/>
        <w:ind w:firstLine="709"/>
        <w:jc w:val="center"/>
        <w:rPr>
          <w:rFonts w:ascii="Times New Roman" w:hAnsi="Times New Roman"/>
          <w:szCs w:val="24"/>
          <w:lang w:val="en-GB"/>
        </w:rPr>
      </w:pPr>
      <w:commentRangeStart w:id="27"/>
      <w:r w:rsidRPr="00A12CAE">
        <w:rPr>
          <w:rFonts w:ascii="Times New Roman" w:hAnsi="Times New Roman"/>
          <w:noProof/>
          <w:szCs w:val="24"/>
        </w:rPr>
        <w:drawing>
          <wp:inline distT="0" distB="0" distL="0" distR="0">
            <wp:extent cx="3762000" cy="2972105"/>
            <wp:effectExtent l="19050" t="0" r="0" b="0"/>
            <wp:docPr id="2" name="Imagem 7" descr="cid:ii_jgicib4g1_163088ff9960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i_jgicib4g1_163088ff99601027"/>
                    <pic:cNvPicPr>
                      <a:picLocks noChangeAspect="1" noChangeArrowheads="1"/>
                    </pic:cNvPicPr>
                  </pic:nvPicPr>
                  <pic:blipFill>
                    <a:blip r:embed="rId8" r:link="rId9" cstate="print"/>
                    <a:srcRect/>
                    <a:stretch>
                      <a:fillRect/>
                    </a:stretch>
                  </pic:blipFill>
                  <pic:spPr bwMode="auto">
                    <a:xfrm>
                      <a:off x="0" y="0"/>
                      <a:ext cx="3762000" cy="2972105"/>
                    </a:xfrm>
                    <a:prstGeom prst="rect">
                      <a:avLst/>
                    </a:prstGeom>
                    <a:noFill/>
                    <a:ln w="9525">
                      <a:noFill/>
                      <a:miter lim="800000"/>
                      <a:headEnd/>
                      <a:tailEnd/>
                    </a:ln>
                  </pic:spPr>
                </pic:pic>
              </a:graphicData>
            </a:graphic>
          </wp:inline>
        </w:drawing>
      </w:r>
      <w:commentRangeEnd w:id="27"/>
      <w:r w:rsidR="00F33C7A">
        <w:rPr>
          <w:rStyle w:val="Refdecomentrio"/>
        </w:rPr>
        <w:commentReference w:id="27"/>
      </w:r>
    </w:p>
    <w:p w:rsidR="00D04922" w:rsidRPr="00A12CAE" w:rsidRDefault="00F33C7A" w:rsidP="00F33C7A">
      <w:pPr>
        <w:spacing w:line="360" w:lineRule="auto"/>
        <w:ind w:firstLine="709"/>
        <w:jc w:val="center"/>
        <w:rPr>
          <w:rFonts w:ascii="Times New Roman" w:hAnsi="Times New Roman"/>
          <w:szCs w:val="24"/>
          <w:lang w:val="en-GB"/>
        </w:rPr>
      </w:pPr>
      <w:r>
        <w:rPr>
          <w:rFonts w:ascii="Times New Roman" w:hAnsi="Times New Roman"/>
          <w:szCs w:val="24"/>
          <w:lang w:val="en-GB"/>
        </w:rPr>
        <w:t>Figure</w:t>
      </w:r>
      <w:r w:rsidR="00D04922" w:rsidRPr="00A12CAE">
        <w:rPr>
          <w:rFonts w:ascii="Times New Roman" w:hAnsi="Times New Roman"/>
          <w:szCs w:val="24"/>
          <w:lang w:val="en-GB"/>
        </w:rPr>
        <w:t xml:space="preserve"> 3.</w:t>
      </w:r>
      <w:r>
        <w:rPr>
          <w:rFonts w:ascii="Times New Roman" w:hAnsi="Times New Roman"/>
          <w:szCs w:val="24"/>
          <w:lang w:val="en-GB"/>
        </w:rPr>
        <w:t>SPs</w:t>
      </w:r>
      <w:r w:rsidR="00D04922" w:rsidRPr="00A12CAE">
        <w:rPr>
          <w:rFonts w:ascii="Times New Roman" w:hAnsi="Times New Roman"/>
          <w:szCs w:val="24"/>
          <w:lang w:val="en-GB"/>
        </w:rPr>
        <w:t xml:space="preserve"> </w:t>
      </w:r>
      <w:r>
        <w:rPr>
          <w:rFonts w:ascii="Times New Roman" w:hAnsi="Times New Roman"/>
          <w:szCs w:val="24"/>
          <w:lang w:val="en-GB"/>
        </w:rPr>
        <w:t>manufacturing</w:t>
      </w:r>
      <w:r w:rsidR="00A02EA5" w:rsidRPr="00A12CAE">
        <w:rPr>
          <w:rFonts w:ascii="Times New Roman" w:hAnsi="Times New Roman"/>
          <w:szCs w:val="24"/>
          <w:lang w:val="en-GB"/>
        </w:rPr>
        <w:t xml:space="preserve"> </w:t>
      </w:r>
      <w:r>
        <w:rPr>
          <w:rFonts w:ascii="Times New Roman" w:hAnsi="Times New Roman"/>
          <w:szCs w:val="24"/>
          <w:lang w:val="en-GB"/>
        </w:rPr>
        <w:t>orientation</w:t>
      </w:r>
      <w:r w:rsidR="00A02EA5" w:rsidRPr="00A12CAE">
        <w:rPr>
          <w:rFonts w:ascii="Times New Roman" w:hAnsi="Times New Roman"/>
          <w:szCs w:val="24"/>
          <w:lang w:val="en-GB"/>
        </w:rPr>
        <w:t xml:space="preserve"> on the </w:t>
      </w:r>
      <w:r>
        <w:rPr>
          <w:rFonts w:ascii="Times New Roman" w:hAnsi="Times New Roman"/>
          <w:szCs w:val="24"/>
          <w:lang w:val="en-GB"/>
        </w:rPr>
        <w:t>building</w:t>
      </w:r>
      <w:r w:rsidR="00A02EA5" w:rsidRPr="00A12CAE">
        <w:rPr>
          <w:rFonts w:ascii="Times New Roman" w:hAnsi="Times New Roman"/>
          <w:szCs w:val="24"/>
          <w:lang w:val="en-GB"/>
        </w:rPr>
        <w:t xml:space="preserve"> platform</w:t>
      </w:r>
      <w:r>
        <w:rPr>
          <w:rFonts w:ascii="Times New Roman" w:hAnsi="Times New Roman"/>
          <w:szCs w:val="24"/>
          <w:lang w:val="en-GB"/>
        </w:rPr>
        <w:t xml:space="preserve"> of the </w:t>
      </w:r>
      <w:r w:rsidRPr="00A12CAE">
        <w:rPr>
          <w:rFonts w:ascii="Times New Roman" w:hAnsi="Times New Roman"/>
          <w:szCs w:val="24"/>
          <w:lang w:val="en-GB"/>
        </w:rPr>
        <w:t>SLS</w:t>
      </w:r>
      <w:r>
        <w:rPr>
          <w:rFonts w:ascii="Times New Roman" w:hAnsi="Times New Roman"/>
          <w:szCs w:val="24"/>
          <w:lang w:val="en-GB"/>
        </w:rPr>
        <w:t xml:space="preserve"> printer.</w:t>
      </w:r>
    </w:p>
    <w:p w:rsidR="00D04922" w:rsidRDefault="00D04922" w:rsidP="007962D6">
      <w:pPr>
        <w:tabs>
          <w:tab w:val="left" w:pos="1701"/>
        </w:tabs>
        <w:spacing w:line="360" w:lineRule="auto"/>
        <w:ind w:firstLine="709"/>
        <w:rPr>
          <w:rFonts w:ascii="Times New Roman" w:hAnsi="Times New Roman"/>
          <w:szCs w:val="24"/>
          <w:lang w:val="en-GB"/>
        </w:rPr>
      </w:pPr>
      <w:r w:rsidRPr="00A12CAE">
        <w:rPr>
          <w:rFonts w:ascii="Times New Roman" w:hAnsi="Times New Roman"/>
          <w:szCs w:val="24"/>
          <w:lang w:val="en-GB"/>
        </w:rPr>
        <w:t xml:space="preserve">The dimensional evaluation of the </w:t>
      </w:r>
      <w:r w:rsidR="006073F4">
        <w:rPr>
          <w:rFonts w:ascii="Times New Roman" w:hAnsi="Times New Roman"/>
          <w:szCs w:val="24"/>
          <w:lang w:val="en-GB"/>
        </w:rPr>
        <w:t>SPs</w:t>
      </w:r>
      <w:r w:rsidRPr="00A12CAE">
        <w:rPr>
          <w:rFonts w:ascii="Times New Roman" w:hAnsi="Times New Roman"/>
          <w:szCs w:val="24"/>
          <w:lang w:val="en-GB"/>
        </w:rPr>
        <w:t xml:space="preserve"> was performed in the dimensions </w:t>
      </w:r>
      <w:proofErr w:type="spellStart"/>
      <w:proofErr w:type="gramStart"/>
      <w:r w:rsidRPr="00A12CAE">
        <w:rPr>
          <w:rFonts w:ascii="Times New Roman" w:hAnsi="Times New Roman"/>
          <w:szCs w:val="24"/>
          <w:lang w:val="en-GB"/>
        </w:rPr>
        <w:t>wc</w:t>
      </w:r>
      <w:proofErr w:type="spellEnd"/>
      <w:proofErr w:type="gramEnd"/>
      <w:r w:rsidRPr="00A12CAE">
        <w:rPr>
          <w:rFonts w:ascii="Times New Roman" w:hAnsi="Times New Roman"/>
          <w:szCs w:val="24"/>
          <w:lang w:val="en-GB"/>
        </w:rPr>
        <w:t xml:space="preserve"> (width) shown in </w:t>
      </w:r>
      <w:commentRangeStart w:id="28"/>
      <w:r w:rsidRPr="00A12CAE">
        <w:rPr>
          <w:rFonts w:ascii="Times New Roman" w:hAnsi="Times New Roman"/>
          <w:szCs w:val="24"/>
          <w:lang w:val="en-GB"/>
        </w:rPr>
        <w:t>Figure 1</w:t>
      </w:r>
      <w:commentRangeEnd w:id="28"/>
      <w:r w:rsidR="001C0500">
        <w:rPr>
          <w:rStyle w:val="Refdecomentrio"/>
        </w:rPr>
        <w:commentReference w:id="28"/>
      </w:r>
      <w:r w:rsidRPr="00A12CAE">
        <w:rPr>
          <w:rFonts w:ascii="Times New Roman" w:hAnsi="Times New Roman"/>
          <w:szCs w:val="24"/>
          <w:lang w:val="en-GB"/>
        </w:rPr>
        <w:t xml:space="preserve"> and in the cross section (thickness) using a digital </w:t>
      </w:r>
      <w:proofErr w:type="spellStart"/>
      <w:r w:rsidRPr="00A12CAE">
        <w:rPr>
          <w:rFonts w:ascii="Times New Roman" w:hAnsi="Times New Roman"/>
          <w:szCs w:val="24"/>
          <w:lang w:val="en-GB"/>
        </w:rPr>
        <w:t>caliper</w:t>
      </w:r>
      <w:proofErr w:type="spellEnd"/>
      <w:r w:rsidRPr="00A12CAE">
        <w:rPr>
          <w:rFonts w:ascii="Times New Roman" w:hAnsi="Times New Roman"/>
          <w:szCs w:val="24"/>
          <w:lang w:val="en-GB"/>
        </w:rPr>
        <w:t xml:space="preserve">. Measurements were made at 3 points in each </w:t>
      </w:r>
      <w:r w:rsidR="006073F4">
        <w:rPr>
          <w:rFonts w:ascii="Times New Roman" w:hAnsi="Times New Roman"/>
          <w:szCs w:val="24"/>
          <w:lang w:val="en-GB"/>
        </w:rPr>
        <w:t>SP</w:t>
      </w:r>
      <w:r w:rsidRPr="00A12CAE">
        <w:rPr>
          <w:rFonts w:ascii="Times New Roman" w:hAnsi="Times New Roman"/>
          <w:szCs w:val="24"/>
          <w:lang w:val="en-GB"/>
        </w:rPr>
        <w:t>, both in width and thickness. The error, in absolute or relative format, must be within ± 0.1 mm in accordance with the specifications of ASTM F3091 / F3091M-14.</w:t>
      </w:r>
    </w:p>
    <w:p w:rsidR="000B0BEB" w:rsidRDefault="000B0BEB" w:rsidP="007962D6">
      <w:pPr>
        <w:tabs>
          <w:tab w:val="left" w:pos="1701"/>
        </w:tabs>
        <w:spacing w:line="360" w:lineRule="auto"/>
        <w:ind w:firstLine="709"/>
        <w:rPr>
          <w:rFonts w:ascii="Times New Roman" w:hAnsi="Times New Roman"/>
          <w:szCs w:val="24"/>
          <w:lang w:val="en-GB"/>
        </w:rPr>
      </w:pPr>
    </w:p>
    <w:p w:rsidR="000B0BEB" w:rsidRPr="00A12CAE" w:rsidRDefault="000B0BEB" w:rsidP="007962D6">
      <w:pPr>
        <w:tabs>
          <w:tab w:val="left" w:pos="1701"/>
        </w:tabs>
        <w:spacing w:line="360" w:lineRule="auto"/>
        <w:ind w:firstLine="709"/>
        <w:rPr>
          <w:rFonts w:ascii="Times New Roman" w:hAnsi="Times New Roman"/>
          <w:szCs w:val="24"/>
          <w:lang w:val="en-GB"/>
        </w:rPr>
      </w:pPr>
    </w:p>
    <w:p w:rsidR="0028224B" w:rsidRPr="00A12CAE" w:rsidRDefault="004446B6" w:rsidP="007962D6">
      <w:pPr>
        <w:tabs>
          <w:tab w:val="left" w:pos="1701"/>
        </w:tabs>
        <w:spacing w:line="360" w:lineRule="auto"/>
        <w:ind w:firstLine="709"/>
        <w:rPr>
          <w:rFonts w:ascii="Times New Roman" w:hAnsi="Times New Roman"/>
          <w:szCs w:val="24"/>
          <w:lang w:val="en-GB"/>
        </w:rPr>
      </w:pPr>
      <w:r w:rsidRPr="00A12CAE">
        <w:rPr>
          <w:rFonts w:ascii="Times New Roman" w:hAnsi="Times New Roman"/>
          <w:szCs w:val="24"/>
          <w:lang w:val="en-GB"/>
        </w:rPr>
        <w:lastRenderedPageBreak/>
        <w:t>2.4</w:t>
      </w:r>
      <w:r w:rsidR="0028224B" w:rsidRPr="00A12CAE">
        <w:rPr>
          <w:rFonts w:ascii="Times New Roman" w:hAnsi="Times New Roman"/>
          <w:szCs w:val="24"/>
          <w:lang w:val="en-GB"/>
        </w:rPr>
        <w:t>. Tensile Testing</w:t>
      </w:r>
    </w:p>
    <w:p w:rsidR="0067100D" w:rsidRPr="00A12CAE" w:rsidRDefault="0067100D" w:rsidP="007962D6">
      <w:pPr>
        <w:tabs>
          <w:tab w:val="left" w:pos="1701"/>
        </w:tabs>
        <w:spacing w:line="360" w:lineRule="auto"/>
        <w:ind w:firstLine="709"/>
        <w:rPr>
          <w:rFonts w:ascii="Times New Roman" w:hAnsi="Times New Roman"/>
          <w:szCs w:val="24"/>
          <w:lang w:val="en-GB"/>
        </w:rPr>
      </w:pPr>
      <w:r w:rsidRPr="00A12CAE">
        <w:rPr>
          <w:rFonts w:ascii="Times New Roman" w:hAnsi="Times New Roman"/>
          <w:szCs w:val="24"/>
          <w:lang w:val="en-GB"/>
        </w:rPr>
        <w:t>The tensile test was performed at the Materials and Products Testing Division</w:t>
      </w:r>
      <w:commentRangeStart w:id="29"/>
      <w:r w:rsidRPr="00A12CAE">
        <w:rPr>
          <w:rFonts w:ascii="Times New Roman" w:hAnsi="Times New Roman"/>
          <w:szCs w:val="24"/>
          <w:lang w:val="en-GB"/>
        </w:rPr>
        <w:t xml:space="preserve"> - DIEMP</w:t>
      </w:r>
      <w:commentRangeEnd w:id="29"/>
      <w:r w:rsidR="001C0500">
        <w:rPr>
          <w:rStyle w:val="Refdecomentrio"/>
        </w:rPr>
        <w:commentReference w:id="29"/>
      </w:r>
      <w:r w:rsidRPr="00A12CAE">
        <w:rPr>
          <w:rFonts w:ascii="Times New Roman" w:hAnsi="Times New Roman"/>
          <w:szCs w:val="24"/>
          <w:lang w:val="en-GB"/>
        </w:rPr>
        <w:t xml:space="preserve"> of the National Institute of Technology </w:t>
      </w:r>
      <w:commentRangeStart w:id="30"/>
      <w:r w:rsidRPr="00A12CAE">
        <w:rPr>
          <w:rFonts w:ascii="Times New Roman" w:hAnsi="Times New Roman"/>
          <w:szCs w:val="24"/>
          <w:lang w:val="en-GB"/>
        </w:rPr>
        <w:t>- INT</w:t>
      </w:r>
      <w:commentRangeEnd w:id="30"/>
      <w:r w:rsidR="001C0500">
        <w:rPr>
          <w:rStyle w:val="Refdecomentrio"/>
        </w:rPr>
        <w:commentReference w:id="30"/>
      </w:r>
      <w:r w:rsidRPr="00A12CAE">
        <w:rPr>
          <w:rFonts w:ascii="Times New Roman" w:hAnsi="Times New Roman"/>
          <w:szCs w:val="24"/>
          <w:lang w:val="en-GB"/>
        </w:rPr>
        <w:t>. The machine used in the test was the universal INSTRON 3382</w:t>
      </w:r>
      <w:ins w:id="31" w:author="guido.rezende" w:date="2018-12-21T14:25:00Z">
        <w:r w:rsidR="001C0500">
          <w:rPr>
            <w:rFonts w:ascii="Times New Roman" w:hAnsi="Times New Roman"/>
            <w:szCs w:val="24"/>
            <w:lang w:val="en-GB"/>
          </w:rPr>
          <w:t>,</w:t>
        </w:r>
      </w:ins>
      <w:r w:rsidRPr="00A12CAE">
        <w:rPr>
          <w:rFonts w:ascii="Times New Roman" w:hAnsi="Times New Roman"/>
          <w:szCs w:val="24"/>
          <w:lang w:val="en-GB"/>
        </w:rPr>
        <w:t xml:space="preserve"> with a capacity of 100 </w:t>
      </w:r>
      <w:proofErr w:type="spellStart"/>
      <w:r w:rsidRPr="00A12CAE">
        <w:rPr>
          <w:rFonts w:ascii="Times New Roman" w:hAnsi="Times New Roman"/>
          <w:szCs w:val="24"/>
          <w:lang w:val="en-GB"/>
        </w:rPr>
        <w:t>kN.</w:t>
      </w:r>
      <w:proofErr w:type="spellEnd"/>
      <w:r w:rsidRPr="00A12CAE">
        <w:rPr>
          <w:rFonts w:ascii="Times New Roman" w:hAnsi="Times New Roman"/>
          <w:szCs w:val="24"/>
          <w:lang w:val="en-GB"/>
        </w:rPr>
        <w:t xml:space="preserve"> The machine's device is controlled by </w:t>
      </w:r>
      <w:proofErr w:type="spellStart"/>
      <w:r w:rsidRPr="00A12CAE">
        <w:rPr>
          <w:rFonts w:ascii="Times New Roman" w:hAnsi="Times New Roman"/>
          <w:szCs w:val="24"/>
          <w:lang w:val="en-GB"/>
        </w:rPr>
        <w:t>Bluehill</w:t>
      </w:r>
      <w:proofErr w:type="spellEnd"/>
      <w:r w:rsidRPr="00A12CAE">
        <w:rPr>
          <w:rFonts w:ascii="Times New Roman" w:hAnsi="Times New Roman"/>
          <w:szCs w:val="24"/>
          <w:lang w:val="en-GB"/>
        </w:rPr>
        <w:t xml:space="preserve">® software. The displacement rate was 5 mm / min for </w:t>
      </w:r>
      <w:r w:rsidR="005151DE" w:rsidRPr="00A12CAE">
        <w:rPr>
          <w:rFonts w:ascii="Times New Roman" w:hAnsi="Times New Roman"/>
          <w:szCs w:val="24"/>
          <w:lang w:val="en-GB"/>
        </w:rPr>
        <w:t>3D printed PA</w:t>
      </w:r>
      <w:r w:rsidRPr="00A12CAE">
        <w:rPr>
          <w:rFonts w:ascii="Times New Roman" w:hAnsi="Times New Roman"/>
          <w:szCs w:val="24"/>
          <w:lang w:val="en-GB"/>
        </w:rPr>
        <w:t xml:space="preserve">. The </w:t>
      </w:r>
      <w:commentRangeStart w:id="32"/>
      <w:del w:id="33" w:author="guido.rezende" w:date="2018-12-21T14:26:00Z">
        <w:r w:rsidRPr="00A12CAE" w:rsidDel="002C7317">
          <w:rPr>
            <w:rFonts w:ascii="Times New Roman" w:hAnsi="Times New Roman"/>
            <w:szCs w:val="24"/>
            <w:lang w:val="en-GB"/>
          </w:rPr>
          <w:delText>thickness</w:delText>
        </w:r>
      </w:del>
      <w:commentRangeEnd w:id="32"/>
      <w:r w:rsidR="002C7317">
        <w:rPr>
          <w:rStyle w:val="Refdecomentrio"/>
        </w:rPr>
        <w:commentReference w:id="32"/>
      </w:r>
      <w:del w:id="34" w:author="guido.rezende" w:date="2018-12-21T14:26:00Z">
        <w:r w:rsidRPr="00A12CAE" w:rsidDel="002C7317">
          <w:rPr>
            <w:rFonts w:ascii="Times New Roman" w:hAnsi="Times New Roman"/>
            <w:szCs w:val="24"/>
            <w:lang w:val="en-GB"/>
          </w:rPr>
          <w:delText xml:space="preserve"> </w:delText>
        </w:r>
      </w:del>
      <w:r w:rsidRPr="00A12CAE">
        <w:rPr>
          <w:rFonts w:ascii="Times New Roman" w:hAnsi="Times New Roman"/>
          <w:szCs w:val="24"/>
          <w:lang w:val="en-GB"/>
        </w:rPr>
        <w:t xml:space="preserve">dimensions were set for each </w:t>
      </w:r>
      <w:r w:rsidR="006073F4">
        <w:rPr>
          <w:rFonts w:ascii="Times New Roman" w:hAnsi="Times New Roman"/>
          <w:szCs w:val="24"/>
          <w:lang w:val="en-GB"/>
        </w:rPr>
        <w:t>SP</w:t>
      </w:r>
      <w:r w:rsidRPr="00A12CAE">
        <w:rPr>
          <w:rFonts w:ascii="Times New Roman" w:hAnsi="Times New Roman"/>
          <w:szCs w:val="24"/>
          <w:lang w:val="en-GB"/>
        </w:rPr>
        <w:t xml:space="preserve">. </w:t>
      </w:r>
      <w:commentRangeStart w:id="35"/>
      <w:r w:rsidRPr="00A12CAE">
        <w:rPr>
          <w:rFonts w:ascii="Times New Roman" w:hAnsi="Times New Roman"/>
          <w:szCs w:val="24"/>
          <w:lang w:val="en-GB"/>
        </w:rPr>
        <w:t xml:space="preserve">To measure the deformation of the </w:t>
      </w:r>
      <w:r w:rsidR="006073F4">
        <w:rPr>
          <w:rFonts w:ascii="Times New Roman" w:hAnsi="Times New Roman"/>
          <w:szCs w:val="24"/>
          <w:lang w:val="en-GB"/>
        </w:rPr>
        <w:t>SP</w:t>
      </w:r>
      <w:r w:rsidRPr="00A12CAE">
        <w:rPr>
          <w:rFonts w:ascii="Times New Roman" w:hAnsi="Times New Roman"/>
          <w:szCs w:val="24"/>
          <w:lang w:val="en-GB"/>
        </w:rPr>
        <w:t xml:space="preserve"> was used an attachment extensometer (clip gage) of the own </w:t>
      </w:r>
      <w:proofErr w:type="spellStart"/>
      <w:r w:rsidRPr="00A12CAE">
        <w:rPr>
          <w:rFonts w:ascii="Times New Roman" w:hAnsi="Times New Roman"/>
          <w:szCs w:val="24"/>
          <w:lang w:val="en-GB"/>
        </w:rPr>
        <w:t>Instron</w:t>
      </w:r>
      <w:proofErr w:type="spellEnd"/>
      <w:r w:rsidRPr="00A12CAE">
        <w:rPr>
          <w:rFonts w:ascii="Times New Roman" w:hAnsi="Times New Roman"/>
          <w:szCs w:val="24"/>
          <w:lang w:val="en-GB"/>
        </w:rPr>
        <w:t xml:space="preserve">. </w:t>
      </w:r>
      <w:commentRangeEnd w:id="35"/>
      <w:r w:rsidR="002C7317">
        <w:rPr>
          <w:rStyle w:val="Refdecomentrio"/>
        </w:rPr>
        <w:commentReference w:id="35"/>
      </w:r>
      <w:r w:rsidRPr="00A12CAE">
        <w:rPr>
          <w:rFonts w:ascii="Times New Roman" w:hAnsi="Times New Roman"/>
          <w:szCs w:val="24"/>
          <w:lang w:val="en-GB"/>
        </w:rPr>
        <w:t xml:space="preserve">The properties to be estimated are: Maximum tension (tensile strength), </w:t>
      </w:r>
      <w:commentRangeStart w:id="36"/>
      <w:r w:rsidRPr="00A12CAE">
        <w:rPr>
          <w:rFonts w:ascii="Times New Roman" w:hAnsi="Times New Roman"/>
          <w:szCs w:val="24"/>
          <w:lang w:val="en-GB"/>
        </w:rPr>
        <w:t xml:space="preserve">Tension or flow limit </w:t>
      </w:r>
      <w:commentRangeEnd w:id="36"/>
      <w:r w:rsidR="002C7317">
        <w:rPr>
          <w:rStyle w:val="Refdecomentrio"/>
        </w:rPr>
        <w:commentReference w:id="36"/>
      </w:r>
      <w:r w:rsidRPr="00A12CAE">
        <w:rPr>
          <w:rFonts w:ascii="Times New Roman" w:hAnsi="Times New Roman"/>
          <w:szCs w:val="24"/>
          <w:lang w:val="en-GB"/>
        </w:rPr>
        <w:t>(0.2%), Elastic</w:t>
      </w:r>
      <w:del w:id="37" w:author="guido.rezende" w:date="2018-12-21T14:51:00Z">
        <w:r w:rsidRPr="00A12CAE" w:rsidDel="008D5480">
          <w:rPr>
            <w:rFonts w:ascii="Times New Roman" w:hAnsi="Times New Roman"/>
            <w:szCs w:val="24"/>
            <w:lang w:val="en-GB"/>
          </w:rPr>
          <w:delText>al</w:delText>
        </w:r>
      </w:del>
      <w:r w:rsidRPr="00A12CAE">
        <w:rPr>
          <w:rFonts w:ascii="Times New Roman" w:hAnsi="Times New Roman"/>
          <w:szCs w:val="24"/>
          <w:lang w:val="en-GB"/>
        </w:rPr>
        <w:t xml:space="preserve"> Modulus.</w:t>
      </w:r>
    </w:p>
    <w:p w:rsidR="00A02D7B" w:rsidRPr="00A12CAE" w:rsidRDefault="00A02D7B" w:rsidP="007962D6">
      <w:pPr>
        <w:tabs>
          <w:tab w:val="left" w:pos="1701"/>
        </w:tabs>
        <w:spacing w:line="360" w:lineRule="auto"/>
        <w:ind w:firstLine="709"/>
        <w:rPr>
          <w:rFonts w:ascii="Times New Roman" w:hAnsi="Times New Roman"/>
          <w:szCs w:val="24"/>
          <w:lang w:val="en-GB"/>
        </w:rPr>
      </w:pPr>
    </w:p>
    <w:p w:rsidR="00A02D7B" w:rsidRDefault="0070603C" w:rsidP="005A6303">
      <w:pPr>
        <w:pStyle w:val="Ttulo4"/>
        <w:spacing w:before="0" w:after="120" w:line="360" w:lineRule="auto"/>
        <w:rPr>
          <w:rFonts w:ascii="Times New Roman" w:eastAsia="Times New Roman" w:hAnsi="Times New Roman" w:cs="Times New Roman"/>
          <w:b w:val="0"/>
          <w:bCs w:val="0"/>
          <w:i w:val="0"/>
          <w:iCs w:val="0"/>
          <w:color w:val="auto"/>
          <w:szCs w:val="24"/>
          <w:lang w:val="en-GB"/>
        </w:rPr>
      </w:pPr>
      <w:r w:rsidRPr="00A12CAE">
        <w:rPr>
          <w:rFonts w:ascii="Times New Roman" w:eastAsia="Times New Roman" w:hAnsi="Times New Roman" w:cs="Times New Roman"/>
          <w:b w:val="0"/>
          <w:bCs w:val="0"/>
          <w:i w:val="0"/>
          <w:iCs w:val="0"/>
          <w:color w:val="auto"/>
          <w:szCs w:val="24"/>
          <w:lang w:val="en-GB"/>
        </w:rPr>
        <w:t xml:space="preserve">2.2.1. Estimation of the measurement uncertainties in </w:t>
      </w:r>
      <w:commentRangeStart w:id="38"/>
      <w:r w:rsidR="005A6303">
        <w:rPr>
          <w:rFonts w:ascii="Times New Roman" w:eastAsia="Times New Roman" w:hAnsi="Times New Roman" w:cs="Times New Roman"/>
          <w:b w:val="0"/>
          <w:bCs w:val="0"/>
          <w:i w:val="0"/>
          <w:iCs w:val="0"/>
          <w:color w:val="auto"/>
          <w:szCs w:val="24"/>
          <w:lang w:val="en-GB"/>
        </w:rPr>
        <w:t>Ultimate Tensile</w:t>
      </w:r>
      <w:r w:rsidR="005A6303" w:rsidRPr="005A6303">
        <w:rPr>
          <w:rFonts w:ascii="Times New Roman" w:eastAsia="Times New Roman" w:hAnsi="Times New Roman" w:cs="Times New Roman"/>
          <w:b w:val="0"/>
          <w:bCs w:val="0"/>
          <w:i w:val="0"/>
          <w:iCs w:val="0"/>
          <w:color w:val="auto"/>
          <w:szCs w:val="24"/>
          <w:lang w:val="en-GB"/>
        </w:rPr>
        <w:t xml:space="preserve"> </w:t>
      </w:r>
      <w:r w:rsidR="005A6303">
        <w:rPr>
          <w:rFonts w:ascii="Times New Roman" w:eastAsia="Times New Roman" w:hAnsi="Times New Roman" w:cs="Times New Roman"/>
          <w:b w:val="0"/>
          <w:bCs w:val="0"/>
          <w:i w:val="0"/>
          <w:iCs w:val="0"/>
          <w:color w:val="auto"/>
          <w:szCs w:val="24"/>
          <w:lang w:val="en-GB"/>
        </w:rPr>
        <w:t>S</w:t>
      </w:r>
      <w:r w:rsidR="005A6303" w:rsidRPr="005A6303">
        <w:rPr>
          <w:rFonts w:ascii="Times New Roman" w:eastAsia="Times New Roman" w:hAnsi="Times New Roman" w:cs="Times New Roman"/>
          <w:b w:val="0"/>
          <w:bCs w:val="0"/>
          <w:i w:val="0"/>
          <w:iCs w:val="0"/>
          <w:color w:val="auto"/>
          <w:szCs w:val="24"/>
          <w:lang w:val="en-GB"/>
        </w:rPr>
        <w:t>trength</w:t>
      </w:r>
      <w:r w:rsidRPr="00A12CAE">
        <w:rPr>
          <w:rFonts w:ascii="Times New Roman" w:eastAsia="Times New Roman" w:hAnsi="Times New Roman" w:cs="Times New Roman"/>
          <w:b w:val="0"/>
          <w:bCs w:val="0"/>
          <w:i w:val="0"/>
          <w:iCs w:val="0"/>
          <w:color w:val="auto"/>
          <w:szCs w:val="24"/>
          <w:lang w:val="en-GB"/>
        </w:rPr>
        <w:t xml:space="preserve"> </w:t>
      </w:r>
      <w:commentRangeEnd w:id="38"/>
      <w:r w:rsidR="002C7317">
        <w:rPr>
          <w:rStyle w:val="Refdecomentrio"/>
          <w:rFonts w:ascii="Times" w:eastAsia="Times New Roman" w:hAnsi="Times" w:cs="Times New Roman"/>
          <w:b w:val="0"/>
          <w:bCs w:val="0"/>
          <w:i w:val="0"/>
          <w:iCs w:val="0"/>
          <w:color w:val="auto"/>
        </w:rPr>
        <w:commentReference w:id="38"/>
      </w:r>
    </w:p>
    <w:p w:rsidR="00DB6815" w:rsidRPr="005A6303" w:rsidRDefault="005A6303" w:rsidP="005A6303">
      <w:pPr>
        <w:spacing w:line="360" w:lineRule="auto"/>
        <w:rPr>
          <w:rFonts w:ascii="Times New Roman" w:hAnsi="Times New Roman"/>
          <w:szCs w:val="24"/>
          <w:lang w:val="en-GB"/>
        </w:rPr>
      </w:pPr>
      <w:r>
        <w:rPr>
          <w:rFonts w:ascii="Times New Roman" w:hAnsi="Times New Roman"/>
          <w:szCs w:val="24"/>
          <w:lang w:val="en-GB"/>
        </w:rPr>
        <w:tab/>
      </w:r>
      <w:r w:rsidR="00DB6815" w:rsidRPr="005A6303">
        <w:rPr>
          <w:rFonts w:ascii="Times New Roman" w:hAnsi="Times New Roman"/>
          <w:szCs w:val="24"/>
          <w:lang w:val="en-GB"/>
        </w:rPr>
        <w:t xml:space="preserve">It  was  used  the  Guide  to  the  expression  of  uncertainty  in  measurement  (GUM)  to  express  the uncertainty of measurement result [5].  The measurement uncertainty was obtained considering Type </w:t>
      </w:r>
      <w:proofErr w:type="gramStart"/>
      <w:r w:rsidR="00DB6815" w:rsidRPr="005A6303">
        <w:rPr>
          <w:rFonts w:ascii="Times New Roman" w:hAnsi="Times New Roman"/>
          <w:szCs w:val="24"/>
          <w:lang w:val="en-GB"/>
        </w:rPr>
        <w:t>A</w:t>
      </w:r>
      <w:proofErr w:type="gramEnd"/>
      <w:r w:rsidR="00DB6815" w:rsidRPr="005A6303">
        <w:rPr>
          <w:rFonts w:ascii="Times New Roman" w:hAnsi="Times New Roman"/>
          <w:szCs w:val="24"/>
          <w:lang w:val="en-GB"/>
        </w:rPr>
        <w:t xml:space="preserve"> standard uncertainty and Type B standard uncertainty.  Type  A  standard  uncertainty  was  obtained  from  standard  deviation  divided  by </w:t>
      </w:r>
      <w:commentRangeStart w:id="39"/>
      <w:ins w:id="40" w:author="guido.rezende" w:date="2018-12-21T14:35:00Z">
        <w:r w:rsidR="00AC3ABD">
          <w:rPr>
            <w:rFonts w:ascii="Times New Roman" w:hAnsi="Times New Roman"/>
            <w:szCs w:val="24"/>
            <w:lang w:val="en-GB"/>
          </w:rPr>
          <w:t>the square root of the number of SP for each direction</w:t>
        </w:r>
      </w:ins>
      <w:ins w:id="41" w:author="guido.rezende" w:date="2018-12-21T14:36:00Z">
        <w:r w:rsidR="00AC3ABD">
          <w:rPr>
            <w:rFonts w:ascii="Times New Roman" w:hAnsi="Times New Roman"/>
            <w:szCs w:val="24"/>
            <w:lang w:val="en-GB"/>
          </w:rPr>
          <w:t>,</w:t>
        </w:r>
      </w:ins>
      <w:ins w:id="42" w:author="guido.rezende" w:date="2018-12-21T14:35:00Z">
        <w:r w:rsidR="00AC3ABD">
          <w:rPr>
            <w:rFonts w:ascii="Times New Roman" w:hAnsi="Times New Roman"/>
            <w:szCs w:val="24"/>
            <w:lang w:val="en-GB"/>
          </w:rPr>
          <w:t xml:space="preserve"> therefore </w:t>
        </w:r>
      </w:ins>
      <w:r w:rsidR="00DB6815" w:rsidRPr="005A6303">
        <w:rPr>
          <w:rFonts w:ascii="Times New Roman" w:hAnsi="Times New Roman"/>
          <w:szCs w:val="24"/>
          <w:lang w:val="en-GB"/>
        </w:rPr>
        <w:t>√</w:t>
      </w:r>
      <w:r w:rsidR="00BA223C" w:rsidRPr="005A6303">
        <w:rPr>
          <w:rFonts w:ascii="Times New Roman" w:hAnsi="Times New Roman"/>
          <w:szCs w:val="24"/>
          <w:lang w:val="en-GB"/>
        </w:rPr>
        <w:t>5</w:t>
      </w:r>
      <w:commentRangeEnd w:id="39"/>
      <w:r w:rsidR="00AC3ABD">
        <w:rPr>
          <w:rStyle w:val="Refdecomentrio"/>
        </w:rPr>
        <w:commentReference w:id="39"/>
      </w:r>
      <w:r w:rsidR="00DB6815" w:rsidRPr="005A6303">
        <w:rPr>
          <w:rFonts w:ascii="Times New Roman" w:hAnsi="Times New Roman"/>
          <w:szCs w:val="24"/>
          <w:lang w:val="en-GB"/>
        </w:rPr>
        <w:t xml:space="preserve">. Type B evaluation of standard uncertainty was obtained from the </w:t>
      </w:r>
      <w:r w:rsidR="00BA223C" w:rsidRPr="005A6303">
        <w:rPr>
          <w:rFonts w:ascii="Times New Roman" w:hAnsi="Times New Roman"/>
          <w:szCs w:val="24"/>
          <w:lang w:val="en-GB"/>
        </w:rPr>
        <w:t>applied load</w:t>
      </w:r>
      <w:r w:rsidR="00DB6815" w:rsidRPr="005A6303">
        <w:rPr>
          <w:rFonts w:ascii="Times New Roman" w:hAnsi="Times New Roman"/>
          <w:szCs w:val="24"/>
          <w:lang w:val="en-GB"/>
        </w:rPr>
        <w:t xml:space="preserve"> expanded uncertainty, in </w:t>
      </w:r>
      <w:r w:rsidR="00BA223C" w:rsidRPr="005A6303">
        <w:rPr>
          <w:rFonts w:ascii="Times New Roman" w:hAnsi="Times New Roman"/>
          <w:szCs w:val="24"/>
          <w:lang w:val="en-GB"/>
        </w:rPr>
        <w:t>%</w:t>
      </w:r>
      <w:r w:rsidR="00DB6815" w:rsidRPr="005A6303">
        <w:rPr>
          <w:rFonts w:ascii="Times New Roman" w:hAnsi="Times New Roman"/>
          <w:szCs w:val="24"/>
          <w:lang w:val="en-GB"/>
        </w:rPr>
        <w:t xml:space="preserve">, from </w:t>
      </w:r>
      <w:proofErr w:type="spellStart"/>
      <w:r w:rsidR="00BA223C" w:rsidRPr="005A6303">
        <w:rPr>
          <w:rFonts w:ascii="Times New Roman" w:hAnsi="Times New Roman"/>
          <w:szCs w:val="24"/>
          <w:lang w:val="en-GB"/>
        </w:rPr>
        <w:t>Instron</w:t>
      </w:r>
      <w:proofErr w:type="spellEnd"/>
      <w:r w:rsidR="00DB6815" w:rsidRPr="005A6303">
        <w:rPr>
          <w:rFonts w:ascii="Times New Roman" w:hAnsi="Times New Roman"/>
          <w:szCs w:val="24"/>
          <w:lang w:val="en-GB"/>
        </w:rPr>
        <w:t xml:space="preserve"> certificate</w:t>
      </w:r>
      <w:r w:rsidR="00BA223C" w:rsidRPr="005A6303">
        <w:rPr>
          <w:rFonts w:ascii="Times New Roman" w:hAnsi="Times New Roman"/>
          <w:szCs w:val="24"/>
          <w:lang w:val="en-GB"/>
        </w:rPr>
        <w:t xml:space="preserve"> number </w:t>
      </w:r>
      <w:r w:rsidR="00BA223C" w:rsidRPr="00A12CAE">
        <w:rPr>
          <w:rFonts w:ascii="Times New Roman" w:hAnsi="Times New Roman"/>
          <w:szCs w:val="24"/>
          <w:lang w:val="en-GB"/>
        </w:rPr>
        <w:t>17062701DM</w:t>
      </w:r>
      <w:r w:rsidR="00DB6815" w:rsidRPr="005A6303">
        <w:rPr>
          <w:rFonts w:ascii="Times New Roman" w:hAnsi="Times New Roman"/>
          <w:szCs w:val="24"/>
          <w:lang w:val="en-GB"/>
        </w:rPr>
        <w:t xml:space="preserve"> divided by k=2 </w:t>
      </w:r>
      <w:r w:rsidR="00BA223C" w:rsidRPr="005A6303">
        <w:rPr>
          <w:rFonts w:ascii="Times New Roman" w:hAnsi="Times New Roman"/>
          <w:szCs w:val="24"/>
          <w:lang w:val="en-GB"/>
        </w:rPr>
        <w:t>and resolution of calliper, i.e. R = 0,01 mm / √12 = 2,8868 x10-3 mm.</w:t>
      </w:r>
    </w:p>
    <w:p w:rsidR="00A02D7B" w:rsidRDefault="00BA223C" w:rsidP="00A02D7B">
      <w:pPr>
        <w:spacing w:line="360" w:lineRule="auto"/>
        <w:ind w:firstLine="709"/>
        <w:rPr>
          <w:rFonts w:ascii="Times New Roman" w:hAnsi="Times New Roman"/>
          <w:szCs w:val="24"/>
          <w:lang w:val="en-GB"/>
        </w:rPr>
      </w:pPr>
      <w:r w:rsidRPr="00BA223C">
        <w:rPr>
          <w:rFonts w:ascii="Times New Roman" w:hAnsi="Times New Roman"/>
          <w:szCs w:val="24"/>
          <w:lang w:val="en-GB"/>
        </w:rPr>
        <w:t xml:space="preserve">Type A and Type B standard uncertainties were combined </w:t>
      </w:r>
      <w:r w:rsidRPr="00A12CAE">
        <w:rPr>
          <w:rFonts w:ascii="Times New Roman" w:hAnsi="Times New Roman"/>
          <w:szCs w:val="24"/>
          <w:lang w:val="en-GB"/>
        </w:rPr>
        <w:t>(</w:t>
      </w:r>
      <m:oMath>
        <m:sSub>
          <m:sSubPr>
            <m:ctrlPr>
              <w:rPr>
                <w:rFonts w:ascii="Cambria Math" w:hAnsi="Times New Roman"/>
                <w:szCs w:val="24"/>
                <w:lang w:val="en-GB"/>
              </w:rPr>
            </m:ctrlPr>
          </m:sSubPr>
          <m:e>
            <m:r>
              <m:rPr>
                <m:sty m:val="p"/>
              </m:rPr>
              <w:rPr>
                <w:rFonts w:ascii="Cambria Math" w:hAnsi="Cambria Math"/>
                <w:szCs w:val="24"/>
                <w:lang w:val="en-GB"/>
              </w:rPr>
              <m:t>u</m:t>
            </m:r>
          </m:e>
          <m:sub>
            <m:r>
              <m:rPr>
                <m:sty m:val="p"/>
              </m:rPr>
              <w:rPr>
                <w:rFonts w:ascii="Cambria Math" w:hAnsi="Cambria Math"/>
                <w:szCs w:val="24"/>
                <w:lang w:val="en-GB"/>
              </w:rPr>
              <m:t>c</m:t>
            </m:r>
          </m:sub>
        </m:sSub>
        <m:d>
          <m:dPr>
            <m:ctrlPr>
              <w:rPr>
                <w:rFonts w:ascii="Cambria Math" w:hAnsi="Times New Roman"/>
                <w:szCs w:val="24"/>
                <w:lang w:val="en-GB"/>
              </w:rPr>
            </m:ctrlPr>
          </m:dPr>
          <m:e>
            <m:sSub>
              <m:sSubPr>
                <m:ctrlPr>
                  <w:rPr>
                    <w:rFonts w:ascii="Cambria Math" w:hAnsi="Times New Roman"/>
                    <w:szCs w:val="24"/>
                    <w:lang w:val="en-GB"/>
                  </w:rPr>
                </m:ctrlPr>
              </m:sSubPr>
              <m:e>
                <m:r>
                  <m:rPr>
                    <m:sty m:val="p"/>
                  </m:rPr>
                  <w:rPr>
                    <w:rFonts w:ascii="Cambria Math" w:hAnsi="Cambria Math"/>
                    <w:szCs w:val="24"/>
                    <w:lang w:val="en-GB"/>
                  </w:rPr>
                  <m:t>σ</m:t>
                </m:r>
              </m:e>
              <m:sub>
                <m:r>
                  <m:rPr>
                    <m:sty m:val="p"/>
                  </m:rPr>
                  <w:rPr>
                    <w:rFonts w:ascii="Cambria Math" w:hAnsi="Cambria Math"/>
                    <w:szCs w:val="24"/>
                    <w:lang w:val="en-GB"/>
                  </w:rPr>
                  <m:t>c</m:t>
                </m:r>
              </m:sub>
            </m:sSub>
          </m:e>
        </m:d>
      </m:oMath>
      <w:r w:rsidRPr="00A12CAE">
        <w:rPr>
          <w:rFonts w:ascii="Times New Roman" w:hAnsi="Times New Roman"/>
          <w:szCs w:val="24"/>
          <w:lang w:val="en-GB"/>
        </w:rPr>
        <w:t xml:space="preserve">)   </w:t>
      </w:r>
      <w:r w:rsidRPr="00BA223C">
        <w:rPr>
          <w:rFonts w:ascii="Times New Roman" w:hAnsi="Times New Roman"/>
          <w:szCs w:val="24"/>
          <w:lang w:val="en-GB"/>
        </w:rPr>
        <w:t>as can be viewed in equation (</w:t>
      </w:r>
      <w:r>
        <w:rPr>
          <w:rFonts w:ascii="Times New Roman" w:hAnsi="Times New Roman"/>
          <w:szCs w:val="24"/>
          <w:lang w:val="en-GB"/>
        </w:rPr>
        <w:t>1)</w:t>
      </w:r>
      <w:proofErr w:type="gramStart"/>
      <w:r w:rsidR="00035510">
        <w:rPr>
          <w:rFonts w:ascii="Times New Roman" w:hAnsi="Times New Roman"/>
          <w:szCs w:val="24"/>
          <w:lang w:val="en-GB"/>
        </w:rPr>
        <w:t xml:space="preserve">, </w:t>
      </w:r>
      <w:r w:rsidR="00A02D7B" w:rsidRPr="00A12CAE">
        <w:rPr>
          <w:rFonts w:ascii="Times New Roman" w:hAnsi="Times New Roman"/>
          <w:szCs w:val="24"/>
          <w:lang w:val="en-GB"/>
        </w:rPr>
        <w:t xml:space="preserve"> (</w:t>
      </w:r>
      <w:proofErr w:type="spellStart"/>
      <w:proofErr w:type="gramEnd"/>
      <w:r w:rsidR="00A02D7B" w:rsidRPr="00A12CAE">
        <w:rPr>
          <w:rFonts w:ascii="Times New Roman" w:hAnsi="Times New Roman"/>
          <w:szCs w:val="24"/>
          <w:lang w:val="en-GB"/>
        </w:rPr>
        <w:t>Gabauer</w:t>
      </w:r>
      <w:proofErr w:type="spellEnd"/>
      <w:r w:rsidR="00A02D7B" w:rsidRPr="00A12CAE">
        <w:rPr>
          <w:rFonts w:ascii="Times New Roman" w:hAnsi="Times New Roman"/>
          <w:szCs w:val="24"/>
          <w:lang w:val="en-GB"/>
        </w:rPr>
        <w:t>, 2000).</w:t>
      </w:r>
    </w:p>
    <w:tbl>
      <w:tblPr>
        <w:tblStyle w:val="Tabelacomgrade"/>
        <w:tblW w:w="0" w:type="auto"/>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03"/>
        <w:gridCol w:w="3516"/>
      </w:tblGrid>
      <w:tr w:rsidR="00A02D7B" w:rsidRPr="00A12CAE" w:rsidTr="00035510">
        <w:trPr>
          <w:trHeight w:val="1055"/>
        </w:trPr>
        <w:tc>
          <w:tcPr>
            <w:tcW w:w="5103" w:type="dxa"/>
            <w:vAlign w:val="center"/>
          </w:tcPr>
          <w:p w:rsidR="00A02D7B" w:rsidRPr="00A12CAE" w:rsidRDefault="006A612B" w:rsidP="00A65AE0">
            <w:pPr>
              <w:spacing w:line="360" w:lineRule="auto"/>
              <w:ind w:firstLine="709"/>
              <w:rPr>
                <w:rFonts w:ascii="Times New Roman" w:hAnsi="Times New Roman"/>
                <w:sz w:val="24"/>
                <w:szCs w:val="24"/>
                <w:lang w:val="en-GB"/>
              </w:rPr>
            </w:pPr>
            <m:oMathPara>
              <m:oMath>
                <m:sSub>
                  <m:sSubPr>
                    <m:ctrlPr>
                      <w:rPr>
                        <w:rFonts w:ascii="Cambria Math" w:hAnsi="Times New Roman"/>
                        <w:sz w:val="24"/>
                        <w:szCs w:val="24"/>
                        <w:lang w:val="en-GB"/>
                      </w:rPr>
                    </m:ctrlPr>
                  </m:sSubPr>
                  <m:e>
                    <m:r>
                      <m:rPr>
                        <m:sty m:val="p"/>
                      </m:rPr>
                      <w:rPr>
                        <w:rFonts w:ascii="Cambria Math" w:hAnsi="Cambria Math"/>
                        <w:sz w:val="24"/>
                        <w:szCs w:val="24"/>
                        <w:lang w:val="en-GB"/>
                      </w:rPr>
                      <m:t>u</m:t>
                    </m:r>
                  </m:e>
                  <m:sub>
                    <m:r>
                      <m:rPr>
                        <m:sty m:val="p"/>
                      </m:rPr>
                      <w:rPr>
                        <w:rFonts w:ascii="Cambria Math" w:hAnsi="Cambria Math"/>
                        <w:sz w:val="24"/>
                        <w:szCs w:val="24"/>
                        <w:lang w:val="en-GB"/>
                      </w:rPr>
                      <m:t>c</m:t>
                    </m:r>
                  </m:sub>
                </m:sSub>
                <m:d>
                  <m:dPr>
                    <m:ctrlPr>
                      <w:rPr>
                        <w:rFonts w:ascii="Cambria Math" w:hAnsi="Times New Roman"/>
                        <w:sz w:val="24"/>
                        <w:szCs w:val="24"/>
                        <w:lang w:val="en-GB"/>
                      </w:rPr>
                    </m:ctrlPr>
                  </m:dPr>
                  <m:e>
                    <m:sSub>
                      <m:sSubPr>
                        <m:ctrlPr>
                          <w:rPr>
                            <w:rFonts w:ascii="Cambria Math" w:hAnsi="Times New Roman"/>
                            <w:sz w:val="24"/>
                            <w:szCs w:val="24"/>
                            <w:lang w:val="en-GB"/>
                          </w:rPr>
                        </m:ctrlPr>
                      </m:sSubPr>
                      <m:e>
                        <m:r>
                          <m:rPr>
                            <m:sty m:val="p"/>
                          </m:rPr>
                          <w:rPr>
                            <w:rFonts w:ascii="Cambria Math" w:hAnsi="Cambria Math"/>
                            <w:sz w:val="24"/>
                            <w:szCs w:val="24"/>
                            <w:lang w:val="en-GB"/>
                          </w:rPr>
                          <m:t>σ</m:t>
                        </m:r>
                      </m:e>
                      <m:sub>
                        <m:r>
                          <m:rPr>
                            <m:sty m:val="p"/>
                          </m:rPr>
                          <w:rPr>
                            <w:rFonts w:ascii="Cambria Math" w:hAnsi="Cambria Math"/>
                            <w:sz w:val="24"/>
                            <w:szCs w:val="24"/>
                            <w:lang w:val="en-GB"/>
                          </w:rPr>
                          <m:t>c</m:t>
                        </m:r>
                      </m:sub>
                    </m:sSub>
                  </m:e>
                </m:d>
                <m:r>
                  <m:rPr>
                    <m:sty m:val="p"/>
                  </m:rPr>
                  <w:rPr>
                    <w:rFonts w:ascii="Cambria Math" w:hAnsi="Times New Roman"/>
                    <w:sz w:val="24"/>
                    <w:szCs w:val="24"/>
                    <w:lang w:val="en-GB"/>
                  </w:rPr>
                  <m:t>=</m:t>
                </m:r>
                <m:rad>
                  <m:radPr>
                    <m:degHide m:val="on"/>
                    <m:ctrlPr>
                      <w:rPr>
                        <w:rFonts w:ascii="Cambria Math" w:hAnsi="Times New Roman"/>
                        <w:sz w:val="24"/>
                        <w:szCs w:val="24"/>
                        <w:lang w:val="en-GB"/>
                      </w:rPr>
                    </m:ctrlPr>
                  </m:radPr>
                  <m:deg/>
                  <m:e>
                    <m:sSubSup>
                      <m:sSubSupPr>
                        <m:ctrlPr>
                          <w:rPr>
                            <w:rFonts w:ascii="Cambria Math" w:hAnsi="Times New Roman"/>
                            <w:sz w:val="24"/>
                            <w:szCs w:val="24"/>
                            <w:lang w:val="en-GB"/>
                          </w:rPr>
                        </m:ctrlPr>
                      </m:sSubSupPr>
                      <m:e>
                        <m:r>
                          <m:rPr>
                            <m:sty m:val="p"/>
                          </m:rPr>
                          <w:rPr>
                            <w:rFonts w:ascii="Cambria Math" w:hAnsi="Cambria Math"/>
                            <w:sz w:val="24"/>
                            <w:szCs w:val="24"/>
                            <w:lang w:val="en-GB"/>
                          </w:rPr>
                          <m:t>c</m:t>
                        </m:r>
                      </m:e>
                      <m:sub>
                        <m:r>
                          <m:rPr>
                            <m:sty m:val="p"/>
                          </m:rPr>
                          <w:rPr>
                            <w:rFonts w:ascii="Cambria Math" w:hAnsi="Cambria Math"/>
                            <w:sz w:val="24"/>
                            <w:szCs w:val="24"/>
                            <w:lang w:val="en-GB"/>
                          </w:rPr>
                          <m:t>P</m:t>
                        </m:r>
                      </m:sub>
                      <m:sup>
                        <m:r>
                          <m:rPr>
                            <m:sty m:val="p"/>
                          </m:rPr>
                          <w:rPr>
                            <w:rFonts w:ascii="Cambria Math" w:hAnsi="Times New Roman"/>
                            <w:sz w:val="24"/>
                            <w:szCs w:val="24"/>
                            <w:lang w:val="en-GB"/>
                          </w:rPr>
                          <m:t>2</m:t>
                        </m:r>
                      </m:sup>
                    </m:sSubSup>
                    <m:r>
                      <m:rPr>
                        <m:sty m:val="p"/>
                      </m:rPr>
                      <w:rPr>
                        <w:rFonts w:ascii="Cambria Math" w:hAnsi="Times New Roman"/>
                        <w:sz w:val="24"/>
                        <w:szCs w:val="24"/>
                        <w:lang w:val="en-GB"/>
                      </w:rPr>
                      <m:t xml:space="preserve"> </m:t>
                    </m:r>
                    <m:sSubSup>
                      <m:sSubSupPr>
                        <m:ctrlPr>
                          <w:rPr>
                            <w:rFonts w:ascii="Cambria Math" w:hAnsi="Times New Roman"/>
                            <w:sz w:val="24"/>
                            <w:szCs w:val="24"/>
                            <w:lang w:val="en-GB"/>
                          </w:rPr>
                        </m:ctrlPr>
                      </m:sSubSupPr>
                      <m:e>
                        <m:r>
                          <m:rPr>
                            <m:sty m:val="p"/>
                          </m:rPr>
                          <w:rPr>
                            <w:rFonts w:ascii="Cambria Math" w:hAnsi="Cambria Math"/>
                            <w:sz w:val="24"/>
                            <w:szCs w:val="24"/>
                            <w:lang w:val="en-GB"/>
                          </w:rPr>
                          <m:t>u</m:t>
                        </m:r>
                      </m:e>
                      <m:sub>
                        <m:r>
                          <m:rPr>
                            <m:sty m:val="p"/>
                          </m:rPr>
                          <w:rPr>
                            <w:rFonts w:ascii="Cambria Math" w:hAnsi="Cambria Math"/>
                            <w:sz w:val="24"/>
                            <w:szCs w:val="24"/>
                            <w:lang w:val="en-GB"/>
                          </w:rPr>
                          <m:t>c</m:t>
                        </m:r>
                      </m:sub>
                      <m:sup>
                        <m:r>
                          <m:rPr>
                            <m:sty m:val="p"/>
                          </m:rPr>
                          <w:rPr>
                            <w:rFonts w:ascii="Cambria Math" w:hAnsi="Times New Roman"/>
                            <w:sz w:val="24"/>
                            <w:szCs w:val="24"/>
                            <w:lang w:val="en-GB"/>
                          </w:rPr>
                          <m:t>2</m:t>
                        </m:r>
                      </m:sup>
                    </m:sSubSup>
                    <m:r>
                      <m:rPr>
                        <m:sty m:val="p"/>
                      </m:rPr>
                      <w:rPr>
                        <w:rFonts w:ascii="Cambria Math" w:hAnsi="Times New Roman"/>
                        <w:sz w:val="24"/>
                        <w:szCs w:val="24"/>
                        <w:lang w:val="en-GB"/>
                      </w:rPr>
                      <m:t>(</m:t>
                    </m:r>
                    <m:r>
                      <m:rPr>
                        <m:sty m:val="p"/>
                      </m:rPr>
                      <w:rPr>
                        <w:rFonts w:ascii="Cambria Math" w:hAnsi="Cambria Math"/>
                        <w:sz w:val="24"/>
                        <w:szCs w:val="24"/>
                        <w:lang w:val="en-GB"/>
                      </w:rPr>
                      <m:t>P</m:t>
                    </m:r>
                    <m:r>
                      <m:rPr>
                        <m:sty m:val="p"/>
                      </m:rPr>
                      <w:rPr>
                        <w:rFonts w:ascii="Cambria Math" w:hAnsi="Times New Roman"/>
                        <w:sz w:val="24"/>
                        <w:szCs w:val="24"/>
                        <w:lang w:val="en-GB"/>
                      </w:rPr>
                      <m:t>)+</m:t>
                    </m:r>
                    <m:sSubSup>
                      <m:sSubSupPr>
                        <m:ctrlPr>
                          <w:rPr>
                            <w:rFonts w:ascii="Cambria Math" w:hAnsi="Times New Roman"/>
                            <w:sz w:val="24"/>
                            <w:szCs w:val="24"/>
                            <w:lang w:val="en-GB"/>
                          </w:rPr>
                        </m:ctrlPr>
                      </m:sSubSupPr>
                      <m:e>
                        <m:r>
                          <m:rPr>
                            <m:sty m:val="p"/>
                          </m:rPr>
                          <w:rPr>
                            <w:rFonts w:ascii="Cambria Math" w:hAnsi="Cambria Math"/>
                            <w:sz w:val="24"/>
                            <w:szCs w:val="24"/>
                            <w:lang w:val="en-GB"/>
                          </w:rPr>
                          <m:t>c</m:t>
                        </m:r>
                      </m:e>
                      <m:sub>
                        <m:sSub>
                          <m:sSubPr>
                            <m:ctrlPr>
                              <w:rPr>
                                <w:rFonts w:ascii="Cambria Math" w:hAnsi="Times New Roman"/>
                                <w:sz w:val="24"/>
                                <w:szCs w:val="24"/>
                                <w:lang w:val="en-GB"/>
                              </w:rPr>
                            </m:ctrlPr>
                          </m:sSubPr>
                          <m:e>
                            <m:r>
                              <m:rPr>
                                <m:sty m:val="p"/>
                              </m:rPr>
                              <w:rPr>
                                <w:rFonts w:ascii="Cambria Math" w:hAnsi="Cambria Math"/>
                                <w:sz w:val="24"/>
                                <w:szCs w:val="24"/>
                                <w:lang w:val="en-GB"/>
                              </w:rPr>
                              <m:t>S</m:t>
                            </m:r>
                          </m:e>
                          <m:sub>
                            <m:r>
                              <m:rPr>
                                <m:sty m:val="p"/>
                              </m:rPr>
                              <w:rPr>
                                <w:rFonts w:ascii="Cambria Math" w:hAnsi="Times New Roman"/>
                                <w:sz w:val="24"/>
                                <w:szCs w:val="24"/>
                                <w:lang w:val="en-GB"/>
                              </w:rPr>
                              <m:t>0</m:t>
                            </m:r>
                          </m:sub>
                        </m:sSub>
                      </m:sub>
                      <m:sup>
                        <m:r>
                          <m:rPr>
                            <m:sty m:val="p"/>
                          </m:rPr>
                          <w:rPr>
                            <w:rFonts w:ascii="Cambria Math" w:hAnsi="Times New Roman"/>
                            <w:sz w:val="24"/>
                            <w:szCs w:val="24"/>
                            <w:lang w:val="en-GB"/>
                          </w:rPr>
                          <m:t>2</m:t>
                        </m:r>
                      </m:sup>
                    </m:sSubSup>
                    <m:r>
                      <m:rPr>
                        <m:sty m:val="p"/>
                      </m:rPr>
                      <w:rPr>
                        <w:rFonts w:ascii="Cambria Math" w:hAnsi="Times New Roman"/>
                        <w:sz w:val="24"/>
                        <w:szCs w:val="24"/>
                        <w:lang w:val="en-GB"/>
                      </w:rPr>
                      <m:t xml:space="preserve"> </m:t>
                    </m:r>
                    <m:sSubSup>
                      <m:sSubSupPr>
                        <m:ctrlPr>
                          <w:rPr>
                            <w:rFonts w:ascii="Cambria Math" w:hAnsi="Times New Roman"/>
                            <w:sz w:val="24"/>
                            <w:szCs w:val="24"/>
                            <w:lang w:val="en-GB"/>
                          </w:rPr>
                        </m:ctrlPr>
                      </m:sSubSupPr>
                      <m:e>
                        <m:r>
                          <m:rPr>
                            <m:sty m:val="p"/>
                          </m:rPr>
                          <w:rPr>
                            <w:rFonts w:ascii="Cambria Math" w:hAnsi="Cambria Math"/>
                            <w:sz w:val="24"/>
                            <w:szCs w:val="24"/>
                            <w:lang w:val="en-GB"/>
                          </w:rPr>
                          <m:t>u</m:t>
                        </m:r>
                      </m:e>
                      <m:sub>
                        <m:r>
                          <m:rPr>
                            <m:sty m:val="p"/>
                          </m:rPr>
                          <w:rPr>
                            <w:rFonts w:ascii="Cambria Math" w:hAnsi="Cambria Math"/>
                            <w:sz w:val="24"/>
                            <w:szCs w:val="24"/>
                            <w:lang w:val="en-GB"/>
                          </w:rPr>
                          <m:t>c</m:t>
                        </m:r>
                      </m:sub>
                      <m:sup>
                        <m:r>
                          <m:rPr>
                            <m:sty m:val="p"/>
                          </m:rPr>
                          <w:rPr>
                            <w:rFonts w:ascii="Cambria Math" w:hAnsi="Times New Roman"/>
                            <w:sz w:val="24"/>
                            <w:szCs w:val="24"/>
                            <w:lang w:val="en-GB"/>
                          </w:rPr>
                          <m:t>2</m:t>
                        </m:r>
                      </m:sup>
                    </m:sSubSup>
                    <m:r>
                      <m:rPr>
                        <m:sty m:val="p"/>
                      </m:rPr>
                      <w:rPr>
                        <w:rFonts w:ascii="Cambria Math" w:hAnsi="Times New Roman"/>
                        <w:sz w:val="24"/>
                        <w:szCs w:val="24"/>
                        <w:lang w:val="en-GB"/>
                      </w:rPr>
                      <m:t>(</m:t>
                    </m:r>
                    <m:sSub>
                      <m:sSubPr>
                        <m:ctrlPr>
                          <w:rPr>
                            <w:rFonts w:ascii="Cambria Math" w:hAnsi="Times New Roman"/>
                            <w:sz w:val="24"/>
                            <w:szCs w:val="24"/>
                            <w:lang w:val="en-GB"/>
                          </w:rPr>
                        </m:ctrlPr>
                      </m:sSubPr>
                      <m:e>
                        <m:r>
                          <m:rPr>
                            <m:sty m:val="p"/>
                          </m:rPr>
                          <w:rPr>
                            <w:rFonts w:ascii="Cambria Math" w:hAnsi="Cambria Math"/>
                            <w:sz w:val="24"/>
                            <w:szCs w:val="24"/>
                            <w:lang w:val="en-GB"/>
                          </w:rPr>
                          <m:t>S</m:t>
                        </m:r>
                      </m:e>
                      <m:sub>
                        <m:r>
                          <m:rPr>
                            <m:sty m:val="p"/>
                          </m:rPr>
                          <w:rPr>
                            <w:rFonts w:ascii="Cambria Math" w:hAnsi="Times New Roman"/>
                            <w:sz w:val="24"/>
                            <w:szCs w:val="24"/>
                            <w:lang w:val="en-GB"/>
                          </w:rPr>
                          <m:t>0</m:t>
                        </m:r>
                      </m:sub>
                    </m:sSub>
                    <m:r>
                      <m:rPr>
                        <m:sty m:val="p"/>
                      </m:rPr>
                      <w:rPr>
                        <w:rFonts w:ascii="Cambria Math" w:hAnsi="Times New Roman"/>
                        <w:sz w:val="24"/>
                        <w:szCs w:val="24"/>
                        <w:lang w:val="en-GB"/>
                      </w:rPr>
                      <m:t>)</m:t>
                    </m:r>
                  </m:e>
                </m:rad>
              </m:oMath>
            </m:oMathPara>
          </w:p>
        </w:tc>
        <w:tc>
          <w:tcPr>
            <w:tcW w:w="3516" w:type="dxa"/>
          </w:tcPr>
          <w:p w:rsidR="00A02D7B" w:rsidRPr="00A12CAE" w:rsidRDefault="00A02D7B" w:rsidP="00A65AE0">
            <w:pPr>
              <w:pStyle w:val="Legenda"/>
              <w:spacing w:line="360" w:lineRule="auto"/>
              <w:ind w:firstLine="709"/>
              <w:jc w:val="right"/>
              <w:rPr>
                <w:rFonts w:ascii="Times New Roman" w:eastAsia="Times New Roman" w:hAnsi="Times New Roman" w:cs="Times New Roman"/>
                <w:b w:val="0"/>
                <w:bCs w:val="0"/>
                <w:color w:val="auto"/>
                <w:sz w:val="24"/>
                <w:szCs w:val="24"/>
                <w:lang w:val="en-GB" w:eastAsia="pt-BR"/>
              </w:rPr>
            </w:pPr>
          </w:p>
          <w:p w:rsidR="00A02D7B" w:rsidRDefault="00A02D7B" w:rsidP="00A65AE0">
            <w:pPr>
              <w:pStyle w:val="Legenda"/>
              <w:spacing w:line="360" w:lineRule="auto"/>
              <w:ind w:firstLine="709"/>
              <w:jc w:val="right"/>
              <w:rPr>
                <w:rFonts w:ascii="Times New Roman" w:eastAsia="Times New Roman" w:hAnsi="Times New Roman" w:cs="Times New Roman"/>
                <w:b w:val="0"/>
                <w:bCs w:val="0"/>
                <w:color w:val="auto"/>
                <w:sz w:val="24"/>
                <w:szCs w:val="24"/>
                <w:lang w:val="en-GB" w:eastAsia="pt-BR"/>
              </w:rPr>
            </w:pPr>
            <w:r w:rsidRPr="00A12CAE">
              <w:rPr>
                <w:rFonts w:ascii="Times New Roman" w:eastAsia="Times New Roman" w:hAnsi="Times New Roman" w:cs="Times New Roman"/>
                <w:b w:val="0"/>
                <w:bCs w:val="0"/>
                <w:color w:val="auto"/>
                <w:sz w:val="24"/>
                <w:szCs w:val="24"/>
                <w:lang w:val="en-GB" w:eastAsia="pt-BR"/>
              </w:rPr>
              <w:t>(1)</w:t>
            </w:r>
          </w:p>
          <w:p w:rsidR="00035510" w:rsidRPr="00035510" w:rsidRDefault="00035510" w:rsidP="00035510">
            <w:pPr>
              <w:rPr>
                <w:lang w:val="en-US"/>
              </w:rPr>
            </w:pPr>
          </w:p>
        </w:tc>
      </w:tr>
      <w:tr w:rsidR="00035510" w:rsidRPr="00923C79" w:rsidTr="00035510">
        <w:trPr>
          <w:trHeight w:val="1055"/>
        </w:trPr>
        <w:tc>
          <w:tcPr>
            <w:tcW w:w="8619" w:type="dxa"/>
            <w:gridSpan w:val="2"/>
            <w:vAlign w:val="center"/>
          </w:tcPr>
          <w:p w:rsidR="00035510" w:rsidRPr="00A12CAE" w:rsidRDefault="00035510" w:rsidP="00035510">
            <w:pPr>
              <w:pStyle w:val="Legenda"/>
              <w:spacing w:before="120" w:after="0" w:line="360" w:lineRule="auto"/>
              <w:ind w:firstLine="709"/>
              <w:rPr>
                <w:rFonts w:ascii="Times New Roman" w:eastAsia="Times New Roman" w:hAnsi="Times New Roman" w:cs="Times New Roman"/>
                <w:b w:val="0"/>
                <w:bCs w:val="0"/>
                <w:color w:val="auto"/>
                <w:sz w:val="24"/>
                <w:szCs w:val="24"/>
                <w:lang w:val="en-GB" w:eastAsia="pt-BR"/>
              </w:rPr>
            </w:pPr>
            <w:r w:rsidRPr="00035510">
              <w:rPr>
                <w:rFonts w:ascii="Times New Roman" w:eastAsia="Times New Roman" w:hAnsi="Times New Roman" w:cs="Times New Roman"/>
                <w:b w:val="0"/>
                <w:bCs w:val="0"/>
                <w:color w:val="auto"/>
                <w:sz w:val="24"/>
                <w:szCs w:val="24"/>
                <w:lang w:val="en-GB" w:eastAsia="pt-BR"/>
              </w:rPr>
              <w:t xml:space="preserve">Sensitivity coefficients </w:t>
            </w:r>
            <w:proofErr w:type="spellStart"/>
            <w:r w:rsidRPr="00035510">
              <w:rPr>
                <w:rFonts w:ascii="Times New Roman" w:eastAsia="Times New Roman" w:hAnsi="Times New Roman" w:cs="Times New Roman"/>
                <w:b w:val="0"/>
                <w:bCs w:val="0"/>
                <w:color w:val="auto"/>
                <w:sz w:val="24"/>
                <w:szCs w:val="24"/>
                <w:lang w:val="en-GB" w:eastAsia="pt-BR"/>
              </w:rPr>
              <w:t>ci</w:t>
            </w:r>
            <w:proofErr w:type="spellEnd"/>
            <w:r w:rsidRPr="00035510">
              <w:rPr>
                <w:rFonts w:ascii="Times New Roman" w:eastAsia="Times New Roman" w:hAnsi="Times New Roman" w:cs="Times New Roman"/>
                <w:b w:val="0"/>
                <w:bCs w:val="0"/>
                <w:color w:val="auto"/>
                <w:sz w:val="24"/>
                <w:szCs w:val="24"/>
                <w:lang w:val="en-GB" w:eastAsia="pt-BR"/>
              </w:rPr>
              <w:t xml:space="preserve"> associated with the uncertainty on the measurement xi</w:t>
            </w:r>
            <w:r>
              <w:rPr>
                <w:rFonts w:ascii="Times New Roman" w:eastAsia="Times New Roman" w:hAnsi="Times New Roman" w:cs="Times New Roman"/>
                <w:b w:val="0"/>
                <w:bCs w:val="0"/>
                <w:color w:val="auto"/>
                <w:sz w:val="24"/>
                <w:szCs w:val="24"/>
                <w:lang w:val="en-GB" w:eastAsia="pt-BR"/>
              </w:rPr>
              <w:t xml:space="preserve"> (2) e (3)</w:t>
            </w:r>
            <w:r w:rsidRPr="00035510">
              <w:rPr>
                <w:rFonts w:ascii="Times New Roman" w:eastAsia="Times New Roman" w:hAnsi="Times New Roman" w:cs="Times New Roman"/>
                <w:b w:val="0"/>
                <w:bCs w:val="0"/>
                <w:color w:val="auto"/>
                <w:sz w:val="24"/>
                <w:szCs w:val="24"/>
                <w:lang w:val="en-GB" w:eastAsia="pt-BR"/>
              </w:rPr>
              <w:t xml:space="preserve"> :</w:t>
            </w:r>
          </w:p>
        </w:tc>
      </w:tr>
      <w:tr w:rsidR="00A02D7B" w:rsidRPr="00A12CAE" w:rsidTr="00035510">
        <w:tc>
          <w:tcPr>
            <w:tcW w:w="5103" w:type="dxa"/>
          </w:tcPr>
          <w:p w:rsidR="00A02D7B" w:rsidRPr="00A12CAE" w:rsidRDefault="006A612B" w:rsidP="00A65AE0">
            <w:pPr>
              <w:spacing w:line="360" w:lineRule="auto"/>
              <w:ind w:firstLine="709"/>
              <w:rPr>
                <w:rFonts w:ascii="Times New Roman" w:hAnsi="Times New Roman"/>
                <w:sz w:val="24"/>
                <w:szCs w:val="24"/>
                <w:lang w:val="en-GB"/>
              </w:rPr>
            </w:pPr>
            <m:oMathPara>
              <m:oMath>
                <m:sSub>
                  <m:sSubPr>
                    <m:ctrlPr>
                      <w:rPr>
                        <w:rFonts w:ascii="Cambria Math" w:hAnsi="Times New Roman"/>
                        <w:sz w:val="24"/>
                        <w:szCs w:val="24"/>
                        <w:lang w:val="en-GB"/>
                      </w:rPr>
                    </m:ctrlPr>
                  </m:sSubPr>
                  <m:e>
                    <m:r>
                      <m:rPr>
                        <m:sty m:val="p"/>
                      </m:rPr>
                      <w:rPr>
                        <w:rFonts w:ascii="Cambria Math" w:hAnsi="Cambria Math"/>
                        <w:sz w:val="24"/>
                        <w:szCs w:val="24"/>
                        <w:lang w:val="en-GB"/>
                      </w:rPr>
                      <m:t>c</m:t>
                    </m:r>
                  </m:e>
                  <m:sub>
                    <m:r>
                      <m:rPr>
                        <m:sty m:val="p"/>
                      </m:rPr>
                      <w:rPr>
                        <w:rFonts w:ascii="Cambria Math" w:hAnsi="Cambria Math"/>
                        <w:sz w:val="24"/>
                        <w:szCs w:val="24"/>
                        <w:lang w:val="en-GB"/>
                      </w:rPr>
                      <m:t>P</m:t>
                    </m:r>
                  </m:sub>
                </m:sSub>
                <m:r>
                  <m:rPr>
                    <m:sty m:val="p"/>
                  </m:rPr>
                  <w:rPr>
                    <w:rFonts w:ascii="Cambria Math" w:hAnsi="Times New Roman"/>
                    <w:sz w:val="24"/>
                    <w:szCs w:val="24"/>
                    <w:lang w:val="en-GB"/>
                  </w:rPr>
                  <m:t>=</m:t>
                </m:r>
                <m:f>
                  <m:fPr>
                    <m:ctrlPr>
                      <w:rPr>
                        <w:rFonts w:ascii="Cambria Math" w:hAnsi="Times New Roman"/>
                        <w:sz w:val="24"/>
                        <w:szCs w:val="24"/>
                        <w:lang w:val="en-GB"/>
                      </w:rPr>
                    </m:ctrlPr>
                  </m:fPr>
                  <m:num>
                    <m:r>
                      <m:rPr>
                        <m:sty m:val="p"/>
                      </m:rPr>
                      <w:rPr>
                        <w:rFonts w:ascii="Cambria Math" w:hAnsi="Times New Roman"/>
                        <w:sz w:val="24"/>
                        <w:szCs w:val="24"/>
                        <w:lang w:val="en-GB"/>
                      </w:rPr>
                      <m:t>1</m:t>
                    </m:r>
                  </m:num>
                  <m:den>
                    <m:r>
                      <m:rPr>
                        <m:sty m:val="p"/>
                      </m:rPr>
                      <w:rPr>
                        <w:rFonts w:ascii="Cambria Math" w:hAnsi="Cambria Math"/>
                        <w:sz w:val="24"/>
                        <w:szCs w:val="24"/>
                        <w:lang w:val="en-GB"/>
                      </w:rPr>
                      <m:t>S</m:t>
                    </m:r>
                  </m:den>
                </m:f>
              </m:oMath>
            </m:oMathPara>
          </w:p>
        </w:tc>
        <w:tc>
          <w:tcPr>
            <w:tcW w:w="3516" w:type="dxa"/>
            <w:vAlign w:val="center"/>
          </w:tcPr>
          <w:p w:rsidR="00A02D7B" w:rsidRPr="00A12CAE" w:rsidRDefault="00A02D7B" w:rsidP="00A65AE0">
            <w:pPr>
              <w:pStyle w:val="Legenda"/>
              <w:spacing w:line="360" w:lineRule="auto"/>
              <w:ind w:firstLine="709"/>
              <w:jc w:val="right"/>
              <w:rPr>
                <w:rFonts w:ascii="Times New Roman" w:eastAsia="Times New Roman" w:hAnsi="Times New Roman" w:cs="Times New Roman"/>
                <w:b w:val="0"/>
                <w:bCs w:val="0"/>
                <w:color w:val="auto"/>
                <w:sz w:val="24"/>
                <w:szCs w:val="24"/>
                <w:lang w:val="en-GB" w:eastAsia="pt-BR"/>
              </w:rPr>
            </w:pPr>
            <w:r w:rsidRPr="00A12CAE">
              <w:rPr>
                <w:rFonts w:ascii="Times New Roman" w:eastAsia="Times New Roman" w:hAnsi="Times New Roman" w:cs="Times New Roman"/>
                <w:b w:val="0"/>
                <w:bCs w:val="0"/>
                <w:color w:val="auto"/>
                <w:sz w:val="24"/>
                <w:szCs w:val="24"/>
                <w:lang w:val="en-GB" w:eastAsia="pt-BR"/>
              </w:rPr>
              <w:t>(2)</w:t>
            </w:r>
          </w:p>
          <w:p w:rsidR="00A02D7B" w:rsidRPr="00A12CAE" w:rsidRDefault="00A02D7B" w:rsidP="00A65AE0">
            <w:pPr>
              <w:spacing w:line="360" w:lineRule="auto"/>
              <w:ind w:firstLine="709"/>
              <w:rPr>
                <w:rFonts w:ascii="Times New Roman" w:hAnsi="Times New Roman"/>
                <w:sz w:val="24"/>
                <w:szCs w:val="24"/>
                <w:lang w:val="en-GB"/>
              </w:rPr>
            </w:pPr>
          </w:p>
        </w:tc>
      </w:tr>
      <w:tr w:rsidR="00A02D7B" w:rsidRPr="00A12CAE" w:rsidTr="00035510">
        <w:tc>
          <w:tcPr>
            <w:tcW w:w="5103" w:type="dxa"/>
          </w:tcPr>
          <w:p w:rsidR="00A02D7B" w:rsidRPr="00A12CAE" w:rsidRDefault="006A612B" w:rsidP="00A65AE0">
            <w:pPr>
              <w:spacing w:line="360" w:lineRule="auto"/>
              <w:ind w:firstLine="709"/>
              <w:rPr>
                <w:rFonts w:ascii="Times New Roman" w:hAnsi="Times New Roman"/>
                <w:sz w:val="24"/>
                <w:szCs w:val="24"/>
                <w:lang w:val="en-GB"/>
              </w:rPr>
            </w:pPr>
            <m:oMathPara>
              <m:oMath>
                <m:sSub>
                  <m:sSubPr>
                    <m:ctrlPr>
                      <w:rPr>
                        <w:rFonts w:ascii="Cambria Math" w:hAnsi="Times New Roman"/>
                        <w:sz w:val="24"/>
                        <w:szCs w:val="24"/>
                        <w:lang w:val="en-GB"/>
                      </w:rPr>
                    </m:ctrlPr>
                  </m:sSubPr>
                  <m:e>
                    <m:r>
                      <m:rPr>
                        <m:sty m:val="p"/>
                      </m:rPr>
                      <w:rPr>
                        <w:rFonts w:ascii="Cambria Math" w:hAnsi="Cambria Math"/>
                        <w:sz w:val="24"/>
                        <w:szCs w:val="24"/>
                        <w:lang w:val="en-GB"/>
                      </w:rPr>
                      <m:t>c</m:t>
                    </m:r>
                  </m:e>
                  <m:sub>
                    <m:sSub>
                      <m:sSubPr>
                        <m:ctrlPr>
                          <w:rPr>
                            <w:rFonts w:ascii="Cambria Math" w:hAnsi="Times New Roman"/>
                            <w:sz w:val="24"/>
                            <w:szCs w:val="24"/>
                            <w:lang w:val="en-GB"/>
                          </w:rPr>
                        </m:ctrlPr>
                      </m:sSubPr>
                      <m:e>
                        <m:r>
                          <m:rPr>
                            <m:sty m:val="p"/>
                          </m:rPr>
                          <w:rPr>
                            <w:rFonts w:ascii="Cambria Math" w:hAnsi="Cambria Math"/>
                            <w:sz w:val="24"/>
                            <w:szCs w:val="24"/>
                            <w:lang w:val="en-GB"/>
                          </w:rPr>
                          <m:t>S</m:t>
                        </m:r>
                      </m:e>
                      <m:sub>
                        <m:r>
                          <m:rPr>
                            <m:sty m:val="p"/>
                          </m:rPr>
                          <w:rPr>
                            <w:rFonts w:ascii="Cambria Math" w:hAnsi="Times New Roman"/>
                            <w:sz w:val="24"/>
                            <w:szCs w:val="24"/>
                            <w:lang w:val="en-GB"/>
                          </w:rPr>
                          <m:t>0</m:t>
                        </m:r>
                      </m:sub>
                    </m:sSub>
                  </m:sub>
                </m:sSub>
                <m:r>
                  <m:rPr>
                    <m:sty m:val="p"/>
                  </m:rPr>
                  <w:rPr>
                    <w:rFonts w:ascii="Cambria Math" w:hAnsi="Times New Roman"/>
                    <w:sz w:val="24"/>
                    <w:szCs w:val="24"/>
                    <w:lang w:val="en-GB"/>
                  </w:rPr>
                  <m:t>=</m:t>
                </m:r>
                <m:f>
                  <m:fPr>
                    <m:ctrlPr>
                      <w:rPr>
                        <w:rFonts w:ascii="Cambria Math" w:hAnsi="Times New Roman"/>
                        <w:sz w:val="24"/>
                        <w:szCs w:val="24"/>
                        <w:lang w:val="en-GB"/>
                      </w:rPr>
                    </m:ctrlPr>
                  </m:fPr>
                  <m:num>
                    <m:r>
                      <m:rPr>
                        <m:sty m:val="p"/>
                      </m:rPr>
                      <w:rPr>
                        <w:rFonts w:ascii="Cambria Math" w:hAnsi="Cambria Math"/>
                        <w:sz w:val="24"/>
                        <w:szCs w:val="24"/>
                        <w:lang w:val="en-GB"/>
                      </w:rPr>
                      <m:t>P</m:t>
                    </m:r>
                  </m:num>
                  <m:den>
                    <m:sSup>
                      <m:sSupPr>
                        <m:ctrlPr>
                          <w:rPr>
                            <w:rFonts w:ascii="Cambria Math" w:hAnsi="Times New Roman"/>
                            <w:sz w:val="24"/>
                            <w:szCs w:val="24"/>
                            <w:lang w:val="en-GB"/>
                          </w:rPr>
                        </m:ctrlPr>
                      </m:sSupPr>
                      <m:e>
                        <m:r>
                          <m:rPr>
                            <m:sty m:val="p"/>
                          </m:rPr>
                          <w:rPr>
                            <w:rFonts w:ascii="Cambria Math" w:hAnsi="Cambria Math"/>
                            <w:sz w:val="24"/>
                            <w:szCs w:val="24"/>
                            <w:lang w:val="en-GB"/>
                          </w:rPr>
                          <m:t>S</m:t>
                        </m:r>
                      </m:e>
                      <m:sup>
                        <m:r>
                          <m:rPr>
                            <m:sty m:val="p"/>
                          </m:rPr>
                          <w:rPr>
                            <w:rFonts w:ascii="Cambria Math" w:hAnsi="Times New Roman"/>
                            <w:sz w:val="24"/>
                            <w:szCs w:val="24"/>
                            <w:lang w:val="en-GB"/>
                          </w:rPr>
                          <m:t>2</m:t>
                        </m:r>
                      </m:sup>
                    </m:sSup>
                  </m:den>
                </m:f>
              </m:oMath>
            </m:oMathPara>
          </w:p>
        </w:tc>
        <w:tc>
          <w:tcPr>
            <w:tcW w:w="3516" w:type="dxa"/>
            <w:vAlign w:val="center"/>
          </w:tcPr>
          <w:p w:rsidR="00A02D7B" w:rsidRPr="00A12CAE" w:rsidRDefault="00A02D7B" w:rsidP="00A65AE0">
            <w:pPr>
              <w:pStyle w:val="Legenda"/>
              <w:spacing w:line="360" w:lineRule="auto"/>
              <w:ind w:firstLine="709"/>
              <w:jc w:val="right"/>
              <w:rPr>
                <w:rFonts w:ascii="Times New Roman" w:eastAsia="Times New Roman" w:hAnsi="Times New Roman" w:cs="Times New Roman"/>
                <w:b w:val="0"/>
                <w:bCs w:val="0"/>
                <w:color w:val="auto"/>
                <w:sz w:val="24"/>
                <w:szCs w:val="24"/>
                <w:lang w:val="en-GB" w:eastAsia="pt-BR"/>
              </w:rPr>
            </w:pPr>
            <w:r w:rsidRPr="00A12CAE">
              <w:rPr>
                <w:rFonts w:ascii="Times New Roman" w:eastAsia="Times New Roman" w:hAnsi="Times New Roman" w:cs="Times New Roman"/>
                <w:b w:val="0"/>
                <w:bCs w:val="0"/>
                <w:color w:val="auto"/>
                <w:sz w:val="24"/>
                <w:szCs w:val="24"/>
                <w:lang w:val="en-GB" w:eastAsia="pt-BR"/>
              </w:rPr>
              <w:t>(3)</w:t>
            </w:r>
          </w:p>
          <w:p w:rsidR="00A02D7B" w:rsidRPr="00A12CAE" w:rsidRDefault="00A02D7B" w:rsidP="00A65AE0">
            <w:pPr>
              <w:pStyle w:val="Legenda"/>
              <w:spacing w:line="360" w:lineRule="auto"/>
              <w:ind w:firstLine="709"/>
              <w:jc w:val="right"/>
              <w:rPr>
                <w:rFonts w:ascii="Times New Roman" w:eastAsia="Times New Roman" w:hAnsi="Times New Roman" w:cs="Times New Roman"/>
                <w:b w:val="0"/>
                <w:bCs w:val="0"/>
                <w:color w:val="auto"/>
                <w:sz w:val="24"/>
                <w:szCs w:val="24"/>
                <w:lang w:val="en-GB" w:eastAsia="pt-BR"/>
              </w:rPr>
            </w:pPr>
          </w:p>
        </w:tc>
      </w:tr>
    </w:tbl>
    <w:p w:rsidR="00A02D7B" w:rsidRPr="00A12CAE" w:rsidRDefault="00A02D7B" w:rsidP="005A6303">
      <w:pPr>
        <w:spacing w:line="360" w:lineRule="auto"/>
        <w:rPr>
          <w:rFonts w:ascii="Times New Roman" w:hAnsi="Times New Roman"/>
          <w:szCs w:val="24"/>
          <w:lang w:val="en-GB"/>
        </w:rPr>
      </w:pPr>
    </w:p>
    <w:p w:rsidR="005A6303" w:rsidRDefault="005A6303" w:rsidP="005A6303">
      <w:pPr>
        <w:spacing w:line="360" w:lineRule="auto"/>
        <w:rPr>
          <w:rFonts w:ascii="Times New Roman" w:hAnsi="Times New Roman"/>
          <w:szCs w:val="24"/>
          <w:lang w:val="en-US"/>
        </w:rPr>
      </w:pPr>
      <w:r>
        <w:rPr>
          <w:rFonts w:ascii="Times New Roman" w:hAnsi="Times New Roman"/>
          <w:szCs w:val="24"/>
          <w:lang w:val="en-US"/>
        </w:rPr>
        <w:t xml:space="preserve">2.2.2. </w:t>
      </w:r>
      <w:r w:rsidRPr="005A6303">
        <w:rPr>
          <w:rFonts w:ascii="Times New Roman" w:hAnsi="Times New Roman"/>
          <w:szCs w:val="24"/>
          <w:lang w:val="en-US"/>
        </w:rPr>
        <w:t xml:space="preserve">Estimation of the measurement uncertainties </w:t>
      </w:r>
      <w:r>
        <w:rPr>
          <w:rFonts w:ascii="Times New Roman" w:hAnsi="Times New Roman"/>
          <w:szCs w:val="24"/>
          <w:lang w:val="en-US"/>
        </w:rPr>
        <w:t>in Yield S</w:t>
      </w:r>
      <w:r w:rsidRPr="005A6303">
        <w:rPr>
          <w:rFonts w:ascii="Times New Roman" w:hAnsi="Times New Roman"/>
          <w:szCs w:val="24"/>
          <w:lang w:val="en-US"/>
        </w:rPr>
        <w:t>trength</w:t>
      </w:r>
    </w:p>
    <w:p w:rsidR="004446B6" w:rsidRDefault="005A6303" w:rsidP="005A6303">
      <w:pPr>
        <w:spacing w:line="360" w:lineRule="auto"/>
        <w:rPr>
          <w:rFonts w:ascii="Times New Roman" w:hAnsi="Times New Roman"/>
          <w:szCs w:val="24"/>
          <w:lang w:val="en-GB"/>
        </w:rPr>
      </w:pPr>
      <w:r w:rsidRPr="005A6303">
        <w:rPr>
          <w:rFonts w:ascii="Times New Roman" w:hAnsi="Times New Roman"/>
          <w:szCs w:val="24"/>
          <w:lang w:val="en-US"/>
        </w:rPr>
        <w:tab/>
      </w:r>
      <w:r w:rsidRPr="005A6303">
        <w:rPr>
          <w:rFonts w:ascii="Times New Roman" w:hAnsi="Times New Roman"/>
          <w:szCs w:val="24"/>
          <w:lang w:val="en-GB"/>
        </w:rPr>
        <w:t xml:space="preserve">In order to calculate the measurement uncertainty of the </w:t>
      </w:r>
      <w:r>
        <w:rPr>
          <w:rFonts w:ascii="Times New Roman" w:hAnsi="Times New Roman"/>
          <w:szCs w:val="24"/>
          <w:lang w:val="en-GB"/>
        </w:rPr>
        <w:t>Yield Strain</w:t>
      </w:r>
      <w:r w:rsidRPr="005A6303">
        <w:rPr>
          <w:rFonts w:ascii="Times New Roman" w:hAnsi="Times New Roman"/>
          <w:szCs w:val="24"/>
          <w:lang w:val="en-GB"/>
        </w:rPr>
        <w:t xml:space="preserve">, the same procedure is </w:t>
      </w:r>
      <w:del w:id="43" w:author="guido.rezende" w:date="2018-12-21T14:42:00Z">
        <w:r w:rsidRPr="005A6303" w:rsidDel="008D0609">
          <w:rPr>
            <w:rFonts w:ascii="Times New Roman" w:hAnsi="Times New Roman"/>
            <w:szCs w:val="24"/>
            <w:lang w:val="en-GB"/>
          </w:rPr>
          <w:delText>followed as for</w:delText>
        </w:r>
      </w:del>
      <w:ins w:id="44" w:author="guido.rezende" w:date="2018-12-21T14:42:00Z">
        <w:r w:rsidR="008D0609">
          <w:rPr>
            <w:rFonts w:ascii="Times New Roman" w:hAnsi="Times New Roman"/>
            <w:szCs w:val="24"/>
            <w:lang w:val="en-GB"/>
          </w:rPr>
          <w:t>t</w:t>
        </w:r>
      </w:ins>
      <w:ins w:id="45" w:author="guido.rezende" w:date="2018-12-21T14:43:00Z">
        <w:r w:rsidR="008D0609">
          <w:rPr>
            <w:rFonts w:ascii="Times New Roman" w:hAnsi="Times New Roman"/>
            <w:szCs w:val="24"/>
            <w:lang w:val="en-GB"/>
          </w:rPr>
          <w:t>he same as</w:t>
        </w:r>
      </w:ins>
      <w:r w:rsidRPr="005A6303">
        <w:rPr>
          <w:rFonts w:ascii="Times New Roman" w:hAnsi="Times New Roman"/>
          <w:szCs w:val="24"/>
          <w:lang w:val="en-GB"/>
        </w:rPr>
        <w:t xml:space="preserve"> the </w:t>
      </w:r>
      <w:r w:rsidR="00035510" w:rsidRPr="00035510">
        <w:rPr>
          <w:rFonts w:ascii="Times New Roman" w:hAnsi="Times New Roman"/>
          <w:szCs w:val="24"/>
          <w:lang w:val="en-GB"/>
        </w:rPr>
        <w:t>ultimate tensile s</w:t>
      </w:r>
      <w:r w:rsidR="00035510" w:rsidRPr="005A6303">
        <w:rPr>
          <w:rFonts w:ascii="Times New Roman" w:hAnsi="Times New Roman"/>
          <w:szCs w:val="24"/>
          <w:lang w:val="en-GB"/>
        </w:rPr>
        <w:t>trength</w:t>
      </w:r>
      <w:del w:id="46" w:author="guido.rezende" w:date="2018-12-21T14:43:00Z">
        <w:r w:rsidR="00035510" w:rsidRPr="005A6303" w:rsidDel="008D0609">
          <w:rPr>
            <w:rFonts w:ascii="Times New Roman" w:hAnsi="Times New Roman"/>
            <w:szCs w:val="24"/>
            <w:lang w:val="en-GB"/>
          </w:rPr>
          <w:delText xml:space="preserve">, </w:delText>
        </w:r>
        <w:r w:rsidRPr="005A6303" w:rsidDel="008D0609">
          <w:rPr>
            <w:rFonts w:ascii="Times New Roman" w:hAnsi="Times New Roman"/>
            <w:szCs w:val="24"/>
            <w:lang w:val="en-GB"/>
          </w:rPr>
          <w:delText>h</w:delText>
        </w:r>
      </w:del>
      <w:ins w:id="47" w:author="guido.rezende" w:date="2018-12-21T14:43:00Z">
        <w:r w:rsidR="008D0609">
          <w:rPr>
            <w:rFonts w:ascii="Times New Roman" w:hAnsi="Times New Roman"/>
            <w:szCs w:val="24"/>
            <w:lang w:val="en-GB"/>
          </w:rPr>
          <w:t>. H</w:t>
        </w:r>
      </w:ins>
      <w:r w:rsidRPr="005A6303">
        <w:rPr>
          <w:rFonts w:ascii="Times New Roman" w:hAnsi="Times New Roman"/>
          <w:szCs w:val="24"/>
          <w:lang w:val="en-GB"/>
        </w:rPr>
        <w:t xml:space="preserve">owever, the force used for the calculations is the </w:t>
      </w:r>
      <w:del w:id="48" w:author="guido.rezende" w:date="2018-12-21T14:55:00Z">
        <w:r w:rsidR="00035510" w:rsidRPr="005A6303" w:rsidDel="008D5480">
          <w:rPr>
            <w:rFonts w:ascii="Times New Roman" w:hAnsi="Times New Roman"/>
            <w:szCs w:val="24"/>
            <w:lang w:val="en-GB"/>
          </w:rPr>
          <w:delText>obtained</w:delText>
        </w:r>
        <w:r w:rsidR="00035510" w:rsidDel="008D5480">
          <w:rPr>
            <w:rFonts w:ascii="Times New Roman" w:hAnsi="Times New Roman"/>
            <w:szCs w:val="24"/>
            <w:lang w:val="en-GB"/>
          </w:rPr>
          <w:delText xml:space="preserve"> </w:delText>
        </w:r>
      </w:del>
      <w:r w:rsidR="00035510">
        <w:rPr>
          <w:rFonts w:ascii="Times New Roman" w:hAnsi="Times New Roman"/>
          <w:szCs w:val="24"/>
          <w:lang w:val="en-GB"/>
        </w:rPr>
        <w:t xml:space="preserve">Yield </w:t>
      </w:r>
      <w:del w:id="49" w:author="guido.rezende" w:date="2018-12-21T14:52:00Z">
        <w:r w:rsidR="00035510" w:rsidDel="008D5480">
          <w:rPr>
            <w:rFonts w:ascii="Times New Roman" w:hAnsi="Times New Roman"/>
            <w:szCs w:val="24"/>
            <w:lang w:val="en-GB"/>
          </w:rPr>
          <w:delText>Strain</w:delText>
        </w:r>
        <w:r w:rsidR="00035510" w:rsidRPr="005A6303" w:rsidDel="008D5480">
          <w:rPr>
            <w:rFonts w:ascii="Times New Roman" w:hAnsi="Times New Roman"/>
            <w:szCs w:val="24"/>
            <w:lang w:val="en-GB"/>
          </w:rPr>
          <w:delText xml:space="preserve"> </w:delText>
        </w:r>
      </w:del>
      <w:ins w:id="50" w:author="guido.rezende" w:date="2018-12-21T14:52:00Z">
        <w:r w:rsidR="008D5480">
          <w:rPr>
            <w:rFonts w:ascii="Times New Roman" w:hAnsi="Times New Roman"/>
            <w:szCs w:val="24"/>
            <w:lang w:val="en-GB"/>
          </w:rPr>
          <w:t>force</w:t>
        </w:r>
      </w:ins>
      <w:ins w:id="51" w:author="guido.rezende" w:date="2018-12-21T14:54:00Z">
        <w:r w:rsidR="008D5480">
          <w:rPr>
            <w:rFonts w:ascii="Times New Roman" w:hAnsi="Times New Roman"/>
            <w:szCs w:val="24"/>
            <w:lang w:val="en-GB"/>
          </w:rPr>
          <w:t xml:space="preserve"> instead</w:t>
        </w:r>
      </w:ins>
      <w:ins w:id="52" w:author="guido.rezende" w:date="2018-12-21T14:55:00Z">
        <w:r w:rsidR="008D5480">
          <w:rPr>
            <w:rFonts w:ascii="Times New Roman" w:hAnsi="Times New Roman"/>
            <w:szCs w:val="24"/>
            <w:lang w:val="en-GB"/>
          </w:rPr>
          <w:t>,</w:t>
        </w:r>
      </w:ins>
      <w:ins w:id="53" w:author="guido.rezende" w:date="2018-12-21T14:52:00Z">
        <w:r w:rsidR="008D5480" w:rsidRPr="005A6303">
          <w:rPr>
            <w:rFonts w:ascii="Times New Roman" w:hAnsi="Times New Roman"/>
            <w:szCs w:val="24"/>
            <w:lang w:val="en-GB"/>
          </w:rPr>
          <w:t xml:space="preserve"> </w:t>
        </w:r>
      </w:ins>
      <w:ins w:id="54" w:author="guido.rezende" w:date="2018-12-21T14:55:00Z">
        <w:r w:rsidR="008D5480" w:rsidRPr="005A6303">
          <w:rPr>
            <w:rFonts w:ascii="Times New Roman" w:hAnsi="Times New Roman"/>
            <w:szCs w:val="24"/>
            <w:lang w:val="en-GB"/>
          </w:rPr>
          <w:t>obtained</w:t>
        </w:r>
        <w:r w:rsidR="008D5480" w:rsidRPr="005A6303">
          <w:rPr>
            <w:rFonts w:ascii="Times New Roman" w:hAnsi="Times New Roman"/>
            <w:szCs w:val="24"/>
            <w:lang w:val="en-GB"/>
          </w:rPr>
          <w:t xml:space="preserve"> </w:t>
        </w:r>
      </w:ins>
      <w:r w:rsidRPr="005A6303">
        <w:rPr>
          <w:rFonts w:ascii="Times New Roman" w:hAnsi="Times New Roman"/>
          <w:szCs w:val="24"/>
          <w:lang w:val="en-GB"/>
        </w:rPr>
        <w:t xml:space="preserve">from the </w:t>
      </w:r>
      <w:proofErr w:type="spellStart"/>
      <w:r w:rsidRPr="005A6303">
        <w:rPr>
          <w:rFonts w:ascii="Times New Roman" w:hAnsi="Times New Roman"/>
          <w:szCs w:val="24"/>
          <w:lang w:val="en-GB"/>
        </w:rPr>
        <w:t>Bluehill</w:t>
      </w:r>
      <w:proofErr w:type="spellEnd"/>
      <w:r w:rsidRPr="005A6303">
        <w:rPr>
          <w:rFonts w:ascii="Times New Roman" w:hAnsi="Times New Roman"/>
          <w:szCs w:val="24"/>
          <w:lang w:val="en-GB"/>
        </w:rPr>
        <w:t>® software during the test</w:t>
      </w:r>
      <w:r w:rsidR="00035510">
        <w:rPr>
          <w:rFonts w:ascii="Times New Roman" w:hAnsi="Times New Roman"/>
          <w:szCs w:val="24"/>
          <w:lang w:val="en-GB"/>
        </w:rPr>
        <w:t>ing</w:t>
      </w:r>
      <w:r w:rsidRPr="005A6303">
        <w:rPr>
          <w:rFonts w:ascii="Times New Roman" w:hAnsi="Times New Roman"/>
          <w:szCs w:val="24"/>
          <w:lang w:val="en-GB"/>
        </w:rPr>
        <w:t>.</w:t>
      </w:r>
    </w:p>
    <w:p w:rsidR="00035510" w:rsidRPr="00A12CAE" w:rsidRDefault="00035510" w:rsidP="005A6303">
      <w:pPr>
        <w:spacing w:line="360" w:lineRule="auto"/>
        <w:rPr>
          <w:rFonts w:ascii="Times New Roman" w:hAnsi="Times New Roman"/>
          <w:szCs w:val="24"/>
          <w:lang w:val="en-GB"/>
        </w:rPr>
      </w:pPr>
    </w:p>
    <w:p w:rsidR="0028224B" w:rsidRDefault="0028224B" w:rsidP="00D04922">
      <w:pPr>
        <w:pStyle w:val="PargrafodaLista"/>
        <w:numPr>
          <w:ilvl w:val="0"/>
          <w:numId w:val="3"/>
        </w:numPr>
        <w:rPr>
          <w:rFonts w:ascii="Times New Roman" w:hAnsi="Times New Roman"/>
          <w:szCs w:val="24"/>
          <w:lang w:val="en-GB"/>
        </w:rPr>
      </w:pPr>
      <w:r w:rsidRPr="00A12CAE">
        <w:rPr>
          <w:rFonts w:ascii="Times New Roman" w:hAnsi="Times New Roman"/>
          <w:szCs w:val="24"/>
          <w:lang w:val="en-GB"/>
        </w:rPr>
        <w:t>Results</w:t>
      </w:r>
      <w:r w:rsidR="00495D79" w:rsidRPr="00A12CAE">
        <w:rPr>
          <w:rFonts w:ascii="Times New Roman" w:hAnsi="Times New Roman"/>
          <w:szCs w:val="24"/>
          <w:lang w:val="en-GB"/>
        </w:rPr>
        <w:t xml:space="preserve"> </w:t>
      </w:r>
    </w:p>
    <w:p w:rsidR="00F219B1" w:rsidRDefault="00F219B1" w:rsidP="00F219B1">
      <w:pPr>
        <w:pStyle w:val="PargrafodaLista"/>
        <w:ind w:left="495"/>
        <w:rPr>
          <w:rFonts w:ascii="Times New Roman" w:hAnsi="Times New Roman"/>
          <w:szCs w:val="24"/>
          <w:lang w:val="en-GB"/>
        </w:rPr>
      </w:pPr>
    </w:p>
    <w:p w:rsidR="00F219B1" w:rsidRPr="00F219B1" w:rsidRDefault="00F219B1" w:rsidP="00F219B1">
      <w:pPr>
        <w:pStyle w:val="PargrafodaLista"/>
        <w:numPr>
          <w:ilvl w:val="1"/>
          <w:numId w:val="3"/>
        </w:numPr>
        <w:rPr>
          <w:rFonts w:ascii="Times New Roman" w:hAnsi="Times New Roman"/>
          <w:szCs w:val="24"/>
          <w:lang w:val="en-GB"/>
        </w:rPr>
      </w:pPr>
      <w:r>
        <w:rPr>
          <w:rFonts w:ascii="Times New Roman" w:hAnsi="Times New Roman"/>
          <w:szCs w:val="24"/>
          <w:lang w:val="en-GB"/>
        </w:rPr>
        <w:t>Dimensional</w:t>
      </w:r>
    </w:p>
    <w:p w:rsidR="00035510" w:rsidRDefault="00035510" w:rsidP="00D04922">
      <w:pPr>
        <w:pStyle w:val="PargrafodaLista"/>
        <w:spacing w:line="360" w:lineRule="auto"/>
        <w:ind w:left="0" w:firstLine="709"/>
        <w:rPr>
          <w:rFonts w:ascii="Times New Roman" w:hAnsi="Times New Roman"/>
          <w:szCs w:val="24"/>
          <w:lang w:val="en-GB"/>
        </w:rPr>
      </w:pPr>
    </w:p>
    <w:p w:rsidR="00D04922" w:rsidRPr="00A12CAE" w:rsidRDefault="00035510" w:rsidP="00D04922">
      <w:pPr>
        <w:pStyle w:val="PargrafodaLista"/>
        <w:spacing w:line="360" w:lineRule="auto"/>
        <w:ind w:left="0" w:firstLine="709"/>
        <w:rPr>
          <w:rFonts w:ascii="Times New Roman" w:hAnsi="Times New Roman"/>
          <w:szCs w:val="24"/>
          <w:lang w:val="en-GB"/>
        </w:rPr>
      </w:pPr>
      <w:r w:rsidRPr="00035510">
        <w:rPr>
          <w:rFonts w:ascii="Times New Roman" w:hAnsi="Times New Roman"/>
          <w:szCs w:val="24"/>
          <w:lang w:val="en-US"/>
        </w:rPr>
        <w:t>Table 2 shows</w:t>
      </w:r>
      <w:r w:rsidR="00D04922" w:rsidRPr="00035510">
        <w:rPr>
          <w:rFonts w:ascii="Times New Roman" w:hAnsi="Times New Roman"/>
          <w:szCs w:val="24"/>
          <w:lang w:val="en-US"/>
        </w:rPr>
        <w:t xml:space="preserve"> </w:t>
      </w:r>
      <w:r w:rsidRPr="00035510">
        <w:rPr>
          <w:rFonts w:ascii="Times New Roman" w:hAnsi="Times New Roman"/>
          <w:szCs w:val="24"/>
          <w:lang w:val="en-US"/>
        </w:rPr>
        <w:t xml:space="preserve">the obtained results </w:t>
      </w:r>
      <w:r>
        <w:rPr>
          <w:rFonts w:ascii="Times New Roman" w:hAnsi="Times New Roman"/>
          <w:szCs w:val="24"/>
          <w:lang w:val="en-US"/>
        </w:rPr>
        <w:t>of</w:t>
      </w:r>
      <w:r w:rsidRPr="00035510">
        <w:rPr>
          <w:rFonts w:ascii="Times New Roman" w:hAnsi="Times New Roman"/>
          <w:szCs w:val="24"/>
          <w:lang w:val="en-US"/>
        </w:rPr>
        <w:t xml:space="preserve"> dimensional evaluation </w:t>
      </w:r>
      <w:r w:rsidR="00F219B1" w:rsidRPr="00035510">
        <w:rPr>
          <w:rFonts w:ascii="Times New Roman" w:hAnsi="Times New Roman"/>
          <w:szCs w:val="24"/>
          <w:lang w:val="en-US"/>
        </w:rPr>
        <w:t xml:space="preserve">of </w:t>
      </w:r>
      <w:r w:rsidR="00F219B1">
        <w:rPr>
          <w:rFonts w:ascii="Times New Roman" w:hAnsi="Times New Roman"/>
          <w:szCs w:val="24"/>
          <w:lang w:val="en-US"/>
        </w:rPr>
        <w:t>3D</w:t>
      </w:r>
      <w:r>
        <w:rPr>
          <w:rFonts w:ascii="Times New Roman" w:hAnsi="Times New Roman"/>
          <w:szCs w:val="24"/>
          <w:lang w:val="en-US"/>
        </w:rPr>
        <w:t xml:space="preserve"> </w:t>
      </w:r>
      <w:r w:rsidRPr="00035510">
        <w:rPr>
          <w:rFonts w:ascii="Times New Roman" w:hAnsi="Times New Roman"/>
          <w:szCs w:val="24"/>
          <w:lang w:val="en-US"/>
        </w:rPr>
        <w:t>printed</w:t>
      </w:r>
      <w:r>
        <w:rPr>
          <w:rFonts w:ascii="Times New Roman" w:hAnsi="Times New Roman"/>
          <w:szCs w:val="24"/>
          <w:lang w:val="en-US"/>
        </w:rPr>
        <w:t xml:space="preserve"> SPs</w:t>
      </w:r>
      <w:r w:rsidRPr="00035510">
        <w:rPr>
          <w:rFonts w:ascii="Times New Roman" w:hAnsi="Times New Roman"/>
          <w:szCs w:val="24"/>
          <w:lang w:val="en-US"/>
        </w:rPr>
        <w:t xml:space="preserve"> in the different </w:t>
      </w:r>
      <w:r>
        <w:rPr>
          <w:rFonts w:ascii="Times New Roman" w:hAnsi="Times New Roman"/>
          <w:szCs w:val="24"/>
          <w:lang w:val="en-US"/>
        </w:rPr>
        <w:t>orientations</w:t>
      </w:r>
      <w:r w:rsidRPr="00035510">
        <w:rPr>
          <w:rFonts w:ascii="Times New Roman" w:hAnsi="Times New Roman"/>
          <w:szCs w:val="24"/>
          <w:lang w:val="en-US"/>
        </w:rPr>
        <w:t xml:space="preserve">. The </w:t>
      </w:r>
      <w:r>
        <w:rPr>
          <w:rFonts w:ascii="Times New Roman" w:hAnsi="Times New Roman"/>
          <w:szCs w:val="24"/>
          <w:lang w:val="en-US"/>
        </w:rPr>
        <w:t>SP</w:t>
      </w:r>
      <w:r w:rsidRPr="00035510">
        <w:rPr>
          <w:rFonts w:ascii="Times New Roman" w:hAnsi="Times New Roman"/>
          <w:szCs w:val="24"/>
          <w:lang w:val="en-US"/>
        </w:rPr>
        <w:t xml:space="preserve">s dimensional values </w:t>
      </w:r>
      <w:r w:rsidR="00F219B1">
        <w:rPr>
          <w:rFonts w:ascii="Times New Roman" w:hAnsi="Times New Roman"/>
          <w:szCs w:val="24"/>
          <w:lang w:val="en-US"/>
        </w:rPr>
        <w:t>are in accordance</w:t>
      </w:r>
      <w:r w:rsidRPr="00035510">
        <w:rPr>
          <w:rFonts w:ascii="Times New Roman" w:hAnsi="Times New Roman"/>
          <w:szCs w:val="24"/>
          <w:lang w:val="en-US"/>
        </w:rPr>
        <w:t xml:space="preserve"> the </w:t>
      </w:r>
      <w:r w:rsidR="00D04922" w:rsidRPr="00A12CAE">
        <w:rPr>
          <w:rFonts w:ascii="Times New Roman" w:hAnsi="Times New Roman"/>
          <w:szCs w:val="24"/>
          <w:lang w:val="en-GB"/>
        </w:rPr>
        <w:t xml:space="preserve">ASTM F3091/F3091M-14 </w:t>
      </w:r>
      <w:r w:rsidR="00F219B1">
        <w:rPr>
          <w:rFonts w:ascii="Times New Roman" w:hAnsi="Times New Roman"/>
          <w:szCs w:val="24"/>
          <w:lang w:val="en-GB"/>
        </w:rPr>
        <w:t>and</w:t>
      </w:r>
      <w:r w:rsidR="00D04922" w:rsidRPr="00A12CAE">
        <w:rPr>
          <w:rFonts w:ascii="Times New Roman" w:hAnsi="Times New Roman"/>
          <w:szCs w:val="24"/>
          <w:lang w:val="en-GB"/>
        </w:rPr>
        <w:t xml:space="preserve"> ASTM D638</w:t>
      </w:r>
      <w:r w:rsidR="00F219B1" w:rsidRPr="00F219B1">
        <w:rPr>
          <w:rFonts w:ascii="Times New Roman" w:hAnsi="Times New Roman"/>
          <w:szCs w:val="24"/>
          <w:lang w:val="en-US"/>
        </w:rPr>
        <w:t xml:space="preserve"> </w:t>
      </w:r>
      <w:r w:rsidR="00F219B1" w:rsidRPr="00035510">
        <w:rPr>
          <w:rFonts w:ascii="Times New Roman" w:hAnsi="Times New Roman"/>
          <w:szCs w:val="24"/>
          <w:lang w:val="en-US"/>
        </w:rPr>
        <w:t>standards</w:t>
      </w:r>
      <w:r w:rsidR="00D04922" w:rsidRPr="00A12CAE">
        <w:rPr>
          <w:rFonts w:ascii="Times New Roman" w:hAnsi="Times New Roman"/>
          <w:szCs w:val="24"/>
          <w:lang w:val="en-GB"/>
        </w:rPr>
        <w:t xml:space="preserve">. </w:t>
      </w:r>
    </w:p>
    <w:p w:rsidR="00D04922" w:rsidRPr="00A12CAE" w:rsidRDefault="00D04922" w:rsidP="00D04922">
      <w:pPr>
        <w:spacing w:after="120"/>
        <w:jc w:val="center"/>
        <w:rPr>
          <w:rFonts w:ascii="Times New Roman" w:hAnsi="Times New Roman"/>
          <w:szCs w:val="24"/>
          <w:lang w:val="en-GB"/>
        </w:rPr>
      </w:pPr>
      <w:del w:id="55" w:author="guido.rezende" w:date="2018-12-21T14:43:00Z">
        <w:r w:rsidRPr="00A12CAE" w:rsidDel="008D0609">
          <w:rPr>
            <w:rFonts w:ascii="Times New Roman" w:hAnsi="Times New Roman"/>
            <w:szCs w:val="24"/>
            <w:lang w:val="en-GB"/>
          </w:rPr>
          <w:delText xml:space="preserve">Tabela </w:delText>
        </w:r>
      </w:del>
      <w:proofErr w:type="gramStart"/>
      <w:ins w:id="56" w:author="guido.rezende" w:date="2018-12-21T14:43:00Z">
        <w:r w:rsidR="008D0609">
          <w:rPr>
            <w:rFonts w:ascii="Times New Roman" w:hAnsi="Times New Roman"/>
            <w:szCs w:val="24"/>
            <w:lang w:val="en-GB"/>
          </w:rPr>
          <w:t>Table</w:t>
        </w:r>
        <w:r w:rsidR="008D0609" w:rsidRPr="00A12CAE">
          <w:rPr>
            <w:rFonts w:ascii="Times New Roman" w:hAnsi="Times New Roman"/>
            <w:szCs w:val="24"/>
            <w:lang w:val="en-GB"/>
          </w:rPr>
          <w:t xml:space="preserve"> </w:t>
        </w:r>
      </w:ins>
      <w:r w:rsidRPr="00A12CAE">
        <w:rPr>
          <w:rFonts w:ascii="Times New Roman" w:hAnsi="Times New Roman"/>
          <w:szCs w:val="24"/>
          <w:lang w:val="en-GB"/>
        </w:rPr>
        <w:t>2.</w:t>
      </w:r>
      <w:proofErr w:type="gramEnd"/>
      <w:r w:rsidRPr="00A12CAE">
        <w:rPr>
          <w:rFonts w:ascii="Times New Roman" w:hAnsi="Times New Roman"/>
          <w:szCs w:val="24"/>
          <w:lang w:val="en-GB"/>
        </w:rPr>
        <w:t xml:space="preserve"> </w:t>
      </w:r>
      <w:r w:rsidR="00F219B1">
        <w:rPr>
          <w:rFonts w:ascii="Times New Roman" w:hAnsi="Times New Roman"/>
          <w:szCs w:val="24"/>
          <w:lang w:val="en-GB"/>
        </w:rPr>
        <w:t>Dimensional evaluation of</w:t>
      </w:r>
      <w:del w:id="57" w:author="guido.rezende" w:date="2018-12-21T14:44:00Z">
        <w:r w:rsidR="00F219B1" w:rsidDel="008D0609">
          <w:rPr>
            <w:rFonts w:ascii="Times New Roman" w:hAnsi="Times New Roman"/>
            <w:szCs w:val="24"/>
            <w:lang w:val="en-GB"/>
          </w:rPr>
          <w:delText xml:space="preserve"> </w:delText>
        </w:r>
      </w:del>
      <w:r w:rsidR="00F219B1">
        <w:rPr>
          <w:rFonts w:ascii="Times New Roman" w:hAnsi="Times New Roman"/>
          <w:szCs w:val="24"/>
          <w:lang w:val="en-GB"/>
        </w:rPr>
        <w:t xml:space="preserve"> SPs manufactured in </w:t>
      </w:r>
      <w:r w:rsidRPr="00A12CAE">
        <w:rPr>
          <w:rFonts w:ascii="Times New Roman" w:hAnsi="Times New Roman"/>
          <w:szCs w:val="24"/>
          <w:lang w:val="en-GB"/>
        </w:rPr>
        <w:t>SLS.</w:t>
      </w:r>
    </w:p>
    <w:tbl>
      <w:tblPr>
        <w:tblW w:w="8751" w:type="dxa"/>
        <w:jc w:val="center"/>
        <w:tblCellMar>
          <w:left w:w="70" w:type="dxa"/>
          <w:right w:w="70" w:type="dxa"/>
        </w:tblCellMar>
        <w:tblLook w:val="04A0"/>
      </w:tblPr>
      <w:tblGrid>
        <w:gridCol w:w="1560"/>
        <w:gridCol w:w="1451"/>
        <w:gridCol w:w="2300"/>
        <w:gridCol w:w="1180"/>
        <w:gridCol w:w="2260"/>
      </w:tblGrid>
      <w:tr w:rsidR="00D04922" w:rsidRPr="00A12CAE" w:rsidTr="00A65AE0">
        <w:trPr>
          <w:trHeight w:val="615"/>
          <w:jc w:val="center"/>
        </w:trPr>
        <w:tc>
          <w:tcPr>
            <w:tcW w:w="1560" w:type="dxa"/>
            <w:tcBorders>
              <w:top w:val="single" w:sz="4" w:space="0" w:color="auto"/>
              <w:left w:val="nil"/>
              <w:bottom w:val="double" w:sz="6" w:space="0" w:color="auto"/>
              <w:right w:val="nil"/>
            </w:tcBorders>
            <w:shd w:val="clear" w:color="auto" w:fill="auto"/>
            <w:hideMark/>
          </w:tcPr>
          <w:p w:rsidR="00D04922" w:rsidRPr="00A12CAE" w:rsidRDefault="00F219B1" w:rsidP="00A65AE0">
            <w:pPr>
              <w:jc w:val="center"/>
              <w:rPr>
                <w:rFonts w:ascii="Times New Roman" w:hAnsi="Times New Roman"/>
                <w:szCs w:val="24"/>
                <w:lang w:val="en-GB"/>
              </w:rPr>
            </w:pPr>
            <w:r>
              <w:rPr>
                <w:rFonts w:ascii="Times New Roman" w:hAnsi="Times New Roman"/>
                <w:szCs w:val="24"/>
                <w:lang w:val="en-GB"/>
              </w:rPr>
              <w:t>Code</w:t>
            </w:r>
          </w:p>
        </w:tc>
        <w:tc>
          <w:tcPr>
            <w:tcW w:w="1451" w:type="dxa"/>
            <w:tcBorders>
              <w:top w:val="single" w:sz="4" w:space="0" w:color="auto"/>
              <w:left w:val="nil"/>
              <w:bottom w:val="double" w:sz="6" w:space="0" w:color="auto"/>
              <w:right w:val="nil"/>
            </w:tcBorders>
          </w:tcPr>
          <w:p w:rsidR="00F219B1" w:rsidRDefault="00F219B1" w:rsidP="00A65AE0">
            <w:pPr>
              <w:jc w:val="center"/>
              <w:rPr>
                <w:rFonts w:ascii="Times New Roman" w:hAnsi="Times New Roman"/>
                <w:szCs w:val="24"/>
                <w:lang w:val="en-GB"/>
              </w:rPr>
            </w:pPr>
            <w:r>
              <w:rPr>
                <w:rFonts w:ascii="Times New Roman" w:hAnsi="Times New Roman"/>
                <w:szCs w:val="24"/>
                <w:lang w:val="en-GB"/>
              </w:rPr>
              <w:t>Nominal</w:t>
            </w:r>
          </w:p>
          <w:p w:rsidR="00D04922" w:rsidRPr="00A12CAE" w:rsidRDefault="00F219B1" w:rsidP="00A65AE0">
            <w:pPr>
              <w:jc w:val="center"/>
              <w:rPr>
                <w:rFonts w:ascii="Times New Roman" w:hAnsi="Times New Roman"/>
                <w:szCs w:val="24"/>
                <w:lang w:val="en-GB"/>
              </w:rPr>
            </w:pPr>
            <w:r w:rsidRPr="00F219B1">
              <w:rPr>
                <w:rFonts w:ascii="Times New Roman" w:hAnsi="Times New Roman"/>
                <w:szCs w:val="24"/>
                <w:lang w:val="en-GB"/>
              </w:rPr>
              <w:t>width</w:t>
            </w:r>
            <w:r w:rsidR="00D04922" w:rsidRPr="00A12CAE">
              <w:rPr>
                <w:rFonts w:ascii="Times New Roman" w:hAnsi="Times New Roman"/>
                <w:szCs w:val="24"/>
                <w:lang w:val="en-GB"/>
              </w:rPr>
              <w:t xml:space="preserve"> (mm)</w:t>
            </w:r>
          </w:p>
        </w:tc>
        <w:tc>
          <w:tcPr>
            <w:tcW w:w="2300" w:type="dxa"/>
            <w:tcBorders>
              <w:top w:val="single" w:sz="4" w:space="0" w:color="auto"/>
              <w:left w:val="nil"/>
              <w:bottom w:val="double" w:sz="6" w:space="0" w:color="auto"/>
              <w:right w:val="nil"/>
            </w:tcBorders>
            <w:shd w:val="clear" w:color="auto" w:fill="auto"/>
            <w:hideMark/>
          </w:tcPr>
          <w:p w:rsidR="00D04922" w:rsidRPr="00F219B1" w:rsidRDefault="00F219B1" w:rsidP="00F219B1">
            <w:pPr>
              <w:jc w:val="center"/>
              <w:rPr>
                <w:rFonts w:ascii="Times New Roman" w:hAnsi="Times New Roman"/>
                <w:szCs w:val="24"/>
                <w:lang w:val="en-US"/>
              </w:rPr>
            </w:pPr>
            <w:r w:rsidRPr="00F219B1">
              <w:rPr>
                <w:rFonts w:ascii="Times New Roman" w:hAnsi="Times New Roman"/>
                <w:szCs w:val="24"/>
                <w:lang w:val="en-US"/>
              </w:rPr>
              <w:t>Measured width and</w:t>
            </w:r>
            <w:r w:rsidR="00D04922" w:rsidRPr="00F219B1">
              <w:rPr>
                <w:rFonts w:ascii="Times New Roman" w:hAnsi="Times New Roman"/>
                <w:szCs w:val="24"/>
                <w:lang w:val="en-US"/>
              </w:rPr>
              <w:t xml:space="preserve"> </w:t>
            </w:r>
            <w:r>
              <w:rPr>
                <w:rFonts w:ascii="Times New Roman" w:hAnsi="Times New Roman"/>
                <w:szCs w:val="24"/>
                <w:lang w:val="en-US"/>
              </w:rPr>
              <w:t xml:space="preserve">Expanded </w:t>
            </w:r>
            <w:proofErr w:type="spellStart"/>
            <w:r>
              <w:rPr>
                <w:rFonts w:ascii="Times New Roman" w:hAnsi="Times New Roman"/>
                <w:szCs w:val="24"/>
                <w:lang w:val="en-US"/>
              </w:rPr>
              <w:t>Uncert</w:t>
            </w:r>
            <w:proofErr w:type="spellEnd"/>
            <w:r>
              <w:rPr>
                <w:rFonts w:ascii="Times New Roman" w:hAnsi="Times New Roman"/>
                <w:szCs w:val="24"/>
                <w:lang w:val="en-US"/>
              </w:rPr>
              <w:t>.</w:t>
            </w:r>
            <w:r w:rsidR="00D04922" w:rsidRPr="00F219B1">
              <w:rPr>
                <w:rFonts w:ascii="Times New Roman" w:hAnsi="Times New Roman"/>
                <w:szCs w:val="24"/>
                <w:lang w:val="en-US"/>
              </w:rPr>
              <w:t xml:space="preserve"> (mm)</w:t>
            </w:r>
          </w:p>
        </w:tc>
        <w:tc>
          <w:tcPr>
            <w:tcW w:w="1180" w:type="dxa"/>
            <w:tcBorders>
              <w:top w:val="single" w:sz="4" w:space="0" w:color="auto"/>
              <w:left w:val="nil"/>
              <w:bottom w:val="double" w:sz="6" w:space="0" w:color="auto"/>
              <w:right w:val="nil"/>
            </w:tcBorders>
          </w:tcPr>
          <w:p w:rsidR="00D04922" w:rsidRPr="00A12CAE" w:rsidRDefault="00F219B1" w:rsidP="00A65AE0">
            <w:pPr>
              <w:jc w:val="center"/>
              <w:rPr>
                <w:rFonts w:ascii="Times New Roman" w:hAnsi="Times New Roman"/>
                <w:szCs w:val="24"/>
                <w:lang w:val="en-GB"/>
              </w:rPr>
            </w:pPr>
            <w:r w:rsidRPr="00A12CAE">
              <w:rPr>
                <w:rFonts w:ascii="Times New Roman" w:hAnsi="Times New Roman"/>
                <w:szCs w:val="24"/>
                <w:lang w:val="en-GB"/>
              </w:rPr>
              <w:t>Nominal</w:t>
            </w:r>
            <w:r>
              <w:rPr>
                <w:rFonts w:ascii="Times New Roman" w:hAnsi="Times New Roman"/>
                <w:szCs w:val="24"/>
                <w:lang w:val="en-GB"/>
              </w:rPr>
              <w:t xml:space="preserve"> Thickness</w:t>
            </w:r>
          </w:p>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(mm)</w:t>
            </w:r>
          </w:p>
        </w:tc>
        <w:tc>
          <w:tcPr>
            <w:tcW w:w="2260" w:type="dxa"/>
            <w:tcBorders>
              <w:top w:val="single" w:sz="4" w:space="0" w:color="auto"/>
              <w:left w:val="nil"/>
              <w:bottom w:val="double" w:sz="6" w:space="0" w:color="auto"/>
              <w:right w:val="nil"/>
            </w:tcBorders>
            <w:shd w:val="clear" w:color="auto" w:fill="auto"/>
            <w:hideMark/>
          </w:tcPr>
          <w:p w:rsidR="00D04922" w:rsidRPr="00A12CAE" w:rsidRDefault="00F219B1" w:rsidP="00A65AE0">
            <w:pPr>
              <w:jc w:val="center"/>
              <w:rPr>
                <w:rFonts w:ascii="Times New Roman" w:hAnsi="Times New Roman"/>
                <w:szCs w:val="24"/>
                <w:lang w:val="en-GB"/>
              </w:rPr>
            </w:pPr>
            <w:r>
              <w:rPr>
                <w:rFonts w:ascii="Times New Roman" w:hAnsi="Times New Roman"/>
                <w:szCs w:val="24"/>
                <w:lang w:val="en-GB"/>
              </w:rPr>
              <w:t>Measured thickness</w:t>
            </w:r>
            <w:r w:rsidR="00D04922" w:rsidRPr="00A12CAE">
              <w:rPr>
                <w:rFonts w:ascii="Times New Roman" w:hAnsi="Times New Roman"/>
                <w:szCs w:val="24"/>
                <w:lang w:val="en-GB"/>
              </w:rPr>
              <w:t xml:space="preserve"> </w:t>
            </w:r>
            <w:r w:rsidRPr="00F219B1">
              <w:rPr>
                <w:rFonts w:ascii="Times New Roman" w:hAnsi="Times New Roman"/>
                <w:szCs w:val="24"/>
                <w:lang w:val="en-US"/>
              </w:rPr>
              <w:t xml:space="preserve">and </w:t>
            </w:r>
            <w:r>
              <w:rPr>
                <w:rFonts w:ascii="Times New Roman" w:hAnsi="Times New Roman"/>
                <w:szCs w:val="24"/>
                <w:lang w:val="en-US"/>
              </w:rPr>
              <w:t xml:space="preserve">Expanded </w:t>
            </w:r>
            <w:proofErr w:type="spellStart"/>
            <w:r>
              <w:rPr>
                <w:rFonts w:ascii="Times New Roman" w:hAnsi="Times New Roman"/>
                <w:szCs w:val="24"/>
                <w:lang w:val="en-US"/>
              </w:rPr>
              <w:t>Uncert</w:t>
            </w:r>
            <w:proofErr w:type="spellEnd"/>
            <w:r>
              <w:rPr>
                <w:rFonts w:ascii="Times New Roman" w:hAnsi="Times New Roman"/>
                <w:szCs w:val="24"/>
                <w:lang w:val="en-US"/>
              </w:rPr>
              <w:t>.</w:t>
            </w:r>
            <w:r w:rsidRPr="00F219B1">
              <w:rPr>
                <w:rFonts w:ascii="Times New Roman" w:hAnsi="Times New Roman"/>
                <w:szCs w:val="24"/>
                <w:lang w:val="en-US"/>
              </w:rPr>
              <w:t xml:space="preserve"> </w:t>
            </w:r>
            <w:r w:rsidR="00D04922" w:rsidRPr="00A12CAE">
              <w:rPr>
                <w:rFonts w:ascii="Times New Roman" w:hAnsi="Times New Roman"/>
                <w:szCs w:val="24"/>
                <w:lang w:val="en-GB"/>
              </w:rPr>
              <w:t>(mm)</w:t>
            </w:r>
          </w:p>
        </w:tc>
      </w:tr>
      <w:tr w:rsidR="00D04922" w:rsidRPr="00A12CAE" w:rsidTr="00A65AE0">
        <w:trPr>
          <w:trHeight w:val="300"/>
          <w:jc w:val="center"/>
        </w:trPr>
        <w:tc>
          <w:tcPr>
            <w:tcW w:w="1560"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SLS_XY</w:t>
            </w:r>
          </w:p>
        </w:tc>
        <w:tc>
          <w:tcPr>
            <w:tcW w:w="1451" w:type="dxa"/>
            <w:tcBorders>
              <w:top w:val="nil"/>
              <w:left w:val="nil"/>
              <w:bottom w:val="nil"/>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6,00 ± 0,1</w:t>
            </w:r>
          </w:p>
        </w:tc>
        <w:tc>
          <w:tcPr>
            <w:tcW w:w="2300"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6,335 ± 0,099</w:t>
            </w:r>
          </w:p>
        </w:tc>
        <w:tc>
          <w:tcPr>
            <w:tcW w:w="1180" w:type="dxa"/>
            <w:tcBorders>
              <w:top w:val="nil"/>
              <w:left w:val="nil"/>
              <w:bottom w:val="nil"/>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3,20 ± 0,1</w:t>
            </w:r>
          </w:p>
        </w:tc>
        <w:tc>
          <w:tcPr>
            <w:tcW w:w="2260"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3,415 ± 0,036</w:t>
            </w:r>
          </w:p>
        </w:tc>
      </w:tr>
      <w:tr w:rsidR="00D04922" w:rsidRPr="00A12CAE" w:rsidTr="00A65AE0">
        <w:trPr>
          <w:trHeight w:val="300"/>
          <w:jc w:val="center"/>
        </w:trPr>
        <w:tc>
          <w:tcPr>
            <w:tcW w:w="1560"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SLS_XZ</w:t>
            </w:r>
          </w:p>
        </w:tc>
        <w:tc>
          <w:tcPr>
            <w:tcW w:w="1451" w:type="dxa"/>
            <w:tcBorders>
              <w:top w:val="nil"/>
              <w:left w:val="nil"/>
              <w:bottom w:val="nil"/>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6,00 ± 0,1</w:t>
            </w:r>
          </w:p>
        </w:tc>
        <w:tc>
          <w:tcPr>
            <w:tcW w:w="2300"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6,056 ± 0,018</w:t>
            </w:r>
          </w:p>
        </w:tc>
        <w:tc>
          <w:tcPr>
            <w:tcW w:w="1180" w:type="dxa"/>
            <w:tcBorders>
              <w:top w:val="nil"/>
              <w:left w:val="nil"/>
              <w:bottom w:val="nil"/>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3,20 ± 0,1</w:t>
            </w:r>
          </w:p>
        </w:tc>
        <w:tc>
          <w:tcPr>
            <w:tcW w:w="2260"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3,34 ± 0,047</w:t>
            </w:r>
          </w:p>
        </w:tc>
      </w:tr>
      <w:tr w:rsidR="00D04922" w:rsidRPr="00A12CAE" w:rsidTr="00A65AE0">
        <w:trPr>
          <w:trHeight w:val="300"/>
          <w:jc w:val="center"/>
        </w:trPr>
        <w:tc>
          <w:tcPr>
            <w:tcW w:w="1560"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SLS_YX</w:t>
            </w:r>
          </w:p>
        </w:tc>
        <w:tc>
          <w:tcPr>
            <w:tcW w:w="1451" w:type="dxa"/>
            <w:tcBorders>
              <w:top w:val="nil"/>
              <w:left w:val="nil"/>
              <w:bottom w:val="nil"/>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6,00 ± 0,1</w:t>
            </w:r>
          </w:p>
        </w:tc>
        <w:tc>
          <w:tcPr>
            <w:tcW w:w="2300"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6,22 ± 0,14</w:t>
            </w:r>
          </w:p>
        </w:tc>
        <w:tc>
          <w:tcPr>
            <w:tcW w:w="1180" w:type="dxa"/>
            <w:tcBorders>
              <w:top w:val="nil"/>
              <w:left w:val="nil"/>
              <w:bottom w:val="nil"/>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3,20 ± 0,1</w:t>
            </w:r>
          </w:p>
        </w:tc>
        <w:tc>
          <w:tcPr>
            <w:tcW w:w="2260"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3,349 ± 0,036</w:t>
            </w:r>
          </w:p>
        </w:tc>
      </w:tr>
      <w:tr w:rsidR="00D04922" w:rsidRPr="00A12CAE" w:rsidTr="00A65AE0">
        <w:trPr>
          <w:trHeight w:val="300"/>
          <w:jc w:val="center"/>
        </w:trPr>
        <w:tc>
          <w:tcPr>
            <w:tcW w:w="1560"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SLS_YZ</w:t>
            </w:r>
          </w:p>
        </w:tc>
        <w:tc>
          <w:tcPr>
            <w:tcW w:w="1451" w:type="dxa"/>
            <w:tcBorders>
              <w:top w:val="nil"/>
              <w:left w:val="nil"/>
              <w:bottom w:val="nil"/>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6,00 ± 0,1</w:t>
            </w:r>
          </w:p>
        </w:tc>
        <w:tc>
          <w:tcPr>
            <w:tcW w:w="2300"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6,318 ± 0,051</w:t>
            </w:r>
          </w:p>
        </w:tc>
        <w:tc>
          <w:tcPr>
            <w:tcW w:w="1180" w:type="dxa"/>
            <w:tcBorders>
              <w:top w:val="nil"/>
              <w:left w:val="nil"/>
              <w:bottom w:val="nil"/>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3,20 ± 0,1</w:t>
            </w:r>
          </w:p>
        </w:tc>
        <w:tc>
          <w:tcPr>
            <w:tcW w:w="2260"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3,477 ± 0,083</w:t>
            </w:r>
          </w:p>
        </w:tc>
      </w:tr>
      <w:tr w:rsidR="00D04922" w:rsidRPr="00A12CAE" w:rsidTr="00A65AE0">
        <w:trPr>
          <w:trHeight w:val="300"/>
          <w:jc w:val="center"/>
        </w:trPr>
        <w:tc>
          <w:tcPr>
            <w:tcW w:w="1560"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SLS_ZX</w:t>
            </w:r>
          </w:p>
        </w:tc>
        <w:tc>
          <w:tcPr>
            <w:tcW w:w="1451" w:type="dxa"/>
            <w:tcBorders>
              <w:top w:val="nil"/>
              <w:left w:val="nil"/>
              <w:bottom w:val="nil"/>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6,00 ± 0,1</w:t>
            </w:r>
          </w:p>
        </w:tc>
        <w:tc>
          <w:tcPr>
            <w:tcW w:w="2300"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5,975 ± 0,017</w:t>
            </w:r>
          </w:p>
        </w:tc>
        <w:tc>
          <w:tcPr>
            <w:tcW w:w="1180" w:type="dxa"/>
            <w:tcBorders>
              <w:top w:val="nil"/>
              <w:left w:val="nil"/>
              <w:bottom w:val="nil"/>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3,20 ± 0,1</w:t>
            </w:r>
          </w:p>
        </w:tc>
        <w:tc>
          <w:tcPr>
            <w:tcW w:w="2260"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3,263 ± 0,016</w:t>
            </w:r>
          </w:p>
        </w:tc>
      </w:tr>
      <w:tr w:rsidR="00D04922" w:rsidRPr="00A12CAE" w:rsidTr="00A65AE0">
        <w:trPr>
          <w:trHeight w:val="315"/>
          <w:jc w:val="center"/>
        </w:trPr>
        <w:tc>
          <w:tcPr>
            <w:tcW w:w="1560" w:type="dxa"/>
            <w:tcBorders>
              <w:top w:val="nil"/>
              <w:left w:val="nil"/>
              <w:bottom w:val="double" w:sz="6" w:space="0" w:color="auto"/>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SLS_ZY</w:t>
            </w:r>
          </w:p>
        </w:tc>
        <w:tc>
          <w:tcPr>
            <w:tcW w:w="1451" w:type="dxa"/>
            <w:tcBorders>
              <w:top w:val="nil"/>
              <w:left w:val="nil"/>
              <w:bottom w:val="double" w:sz="6" w:space="0" w:color="auto"/>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6,00 ± 0,1</w:t>
            </w:r>
          </w:p>
        </w:tc>
        <w:tc>
          <w:tcPr>
            <w:tcW w:w="2300" w:type="dxa"/>
            <w:tcBorders>
              <w:top w:val="nil"/>
              <w:left w:val="nil"/>
              <w:bottom w:val="double" w:sz="6" w:space="0" w:color="auto"/>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5,901 ± 0,024</w:t>
            </w:r>
          </w:p>
        </w:tc>
        <w:tc>
          <w:tcPr>
            <w:tcW w:w="1180" w:type="dxa"/>
            <w:tcBorders>
              <w:top w:val="nil"/>
              <w:left w:val="nil"/>
              <w:bottom w:val="double" w:sz="6" w:space="0" w:color="auto"/>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3,20 ± 0,1</w:t>
            </w:r>
          </w:p>
        </w:tc>
        <w:tc>
          <w:tcPr>
            <w:tcW w:w="2260" w:type="dxa"/>
            <w:tcBorders>
              <w:top w:val="nil"/>
              <w:left w:val="nil"/>
              <w:bottom w:val="double" w:sz="6" w:space="0" w:color="auto"/>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3,132 ± 0,018</w:t>
            </w:r>
          </w:p>
        </w:tc>
      </w:tr>
    </w:tbl>
    <w:p w:rsidR="00D04922" w:rsidRPr="00A12CAE" w:rsidRDefault="00D04922" w:rsidP="00D04922">
      <w:pPr>
        <w:pStyle w:val="PargrafodaLista"/>
        <w:ind w:left="495"/>
        <w:rPr>
          <w:rFonts w:ascii="Times New Roman" w:hAnsi="Times New Roman"/>
          <w:szCs w:val="24"/>
          <w:lang w:val="en-GB"/>
        </w:rPr>
      </w:pPr>
    </w:p>
    <w:p w:rsidR="00D04922" w:rsidRPr="00F219B1" w:rsidRDefault="00F219B1" w:rsidP="00D04922">
      <w:pPr>
        <w:pStyle w:val="PargrafodaLista"/>
        <w:numPr>
          <w:ilvl w:val="1"/>
          <w:numId w:val="3"/>
        </w:numPr>
        <w:tabs>
          <w:tab w:val="clear" w:pos="720"/>
        </w:tabs>
        <w:spacing w:before="0" w:after="120" w:line="360" w:lineRule="auto"/>
        <w:rPr>
          <w:rFonts w:ascii="Times New Roman" w:hAnsi="Times New Roman"/>
          <w:szCs w:val="24"/>
        </w:rPr>
      </w:pPr>
      <w:proofErr w:type="spellStart"/>
      <w:r>
        <w:rPr>
          <w:rFonts w:ascii="Times New Roman" w:hAnsi="Times New Roman"/>
          <w:szCs w:val="24"/>
        </w:rPr>
        <w:t>Tensile</w:t>
      </w:r>
      <w:proofErr w:type="spellEnd"/>
      <w:r>
        <w:rPr>
          <w:rFonts w:ascii="Times New Roman" w:hAnsi="Times New Roman"/>
          <w:szCs w:val="24"/>
        </w:rPr>
        <w:t xml:space="preserve"> </w:t>
      </w:r>
      <w:proofErr w:type="spellStart"/>
      <w:r>
        <w:rPr>
          <w:rFonts w:ascii="Times New Roman" w:hAnsi="Times New Roman"/>
          <w:szCs w:val="24"/>
        </w:rPr>
        <w:t>testing</w:t>
      </w:r>
      <w:proofErr w:type="spellEnd"/>
    </w:p>
    <w:p w:rsidR="00F219B1" w:rsidRPr="00F219B1" w:rsidRDefault="00F219B1" w:rsidP="00F219B1">
      <w:pPr>
        <w:spacing w:line="360" w:lineRule="auto"/>
        <w:rPr>
          <w:rFonts w:ascii="Times New Roman" w:hAnsi="Times New Roman"/>
          <w:szCs w:val="24"/>
          <w:lang w:val="en-GB"/>
        </w:rPr>
      </w:pPr>
      <w:r>
        <w:rPr>
          <w:rFonts w:ascii="Times New Roman" w:hAnsi="Times New Roman"/>
          <w:szCs w:val="24"/>
          <w:lang w:val="en-GB"/>
        </w:rPr>
        <w:tab/>
      </w:r>
      <w:r w:rsidRPr="00F219B1">
        <w:rPr>
          <w:rFonts w:ascii="Times New Roman" w:hAnsi="Times New Roman"/>
          <w:szCs w:val="24"/>
          <w:lang w:val="en-GB"/>
        </w:rPr>
        <w:t xml:space="preserve">Table 5 shows the average values of the tensile </w:t>
      </w:r>
      <w:r>
        <w:rPr>
          <w:rFonts w:ascii="Times New Roman" w:hAnsi="Times New Roman"/>
          <w:szCs w:val="24"/>
          <w:lang w:val="en-GB"/>
        </w:rPr>
        <w:t>testing</w:t>
      </w:r>
      <w:r w:rsidRPr="00F219B1">
        <w:rPr>
          <w:rFonts w:ascii="Times New Roman" w:hAnsi="Times New Roman"/>
          <w:szCs w:val="24"/>
          <w:lang w:val="en-GB"/>
        </w:rPr>
        <w:t xml:space="preserve">, in the different </w:t>
      </w:r>
      <w:r>
        <w:rPr>
          <w:rFonts w:ascii="Times New Roman" w:hAnsi="Times New Roman"/>
          <w:szCs w:val="24"/>
          <w:lang w:val="en-GB"/>
        </w:rPr>
        <w:t>orientations manufacture platform plan</w:t>
      </w:r>
      <w:r w:rsidRPr="00F219B1">
        <w:rPr>
          <w:rFonts w:ascii="Times New Roman" w:hAnsi="Times New Roman"/>
          <w:szCs w:val="24"/>
          <w:lang w:val="en-GB"/>
        </w:rPr>
        <w:t xml:space="preserve">. The </w:t>
      </w:r>
      <w:r>
        <w:rPr>
          <w:rFonts w:ascii="Times New Roman" w:hAnsi="Times New Roman"/>
          <w:szCs w:val="24"/>
          <w:lang w:val="en-GB"/>
        </w:rPr>
        <w:t>ultimate tensile strength</w:t>
      </w:r>
      <w:r w:rsidRPr="00F219B1">
        <w:rPr>
          <w:rFonts w:ascii="Times New Roman" w:hAnsi="Times New Roman"/>
          <w:szCs w:val="24"/>
          <w:lang w:val="en-GB"/>
        </w:rPr>
        <w:t xml:space="preserve"> values </w:t>
      </w:r>
      <w:r>
        <w:rPr>
          <w:rFonts w:ascii="Times New Roman" w:hAnsi="Times New Roman"/>
          <w:szCs w:val="24"/>
          <w:lang w:val="en-GB"/>
        </w:rPr>
        <w:t>varied</w:t>
      </w:r>
      <w:r w:rsidRPr="00F219B1">
        <w:rPr>
          <w:rFonts w:ascii="Times New Roman" w:hAnsi="Times New Roman"/>
          <w:szCs w:val="24"/>
          <w:lang w:val="en-GB"/>
        </w:rPr>
        <w:t xml:space="preserve"> from </w:t>
      </w:r>
      <w:commentRangeStart w:id="58"/>
      <w:r w:rsidRPr="00F219B1">
        <w:rPr>
          <w:rFonts w:ascii="Times New Roman" w:hAnsi="Times New Roman"/>
          <w:szCs w:val="24"/>
          <w:lang w:val="en-GB"/>
        </w:rPr>
        <w:t xml:space="preserve">39.36 </w:t>
      </w:r>
      <w:proofErr w:type="spellStart"/>
      <w:r w:rsidRPr="00F219B1">
        <w:rPr>
          <w:rFonts w:ascii="Times New Roman" w:hAnsi="Times New Roman"/>
          <w:szCs w:val="24"/>
          <w:lang w:val="en-GB"/>
        </w:rPr>
        <w:t>MPa</w:t>
      </w:r>
      <w:proofErr w:type="spellEnd"/>
      <w:r w:rsidRPr="00F219B1">
        <w:rPr>
          <w:rFonts w:ascii="Times New Roman" w:hAnsi="Times New Roman"/>
          <w:szCs w:val="24"/>
          <w:lang w:val="en-GB"/>
        </w:rPr>
        <w:t xml:space="preserve"> to 42.49 </w:t>
      </w:r>
      <w:proofErr w:type="spellStart"/>
      <w:r w:rsidRPr="00F219B1">
        <w:rPr>
          <w:rFonts w:ascii="Times New Roman" w:hAnsi="Times New Roman"/>
          <w:szCs w:val="24"/>
          <w:lang w:val="en-GB"/>
        </w:rPr>
        <w:t>MPa</w:t>
      </w:r>
      <w:proofErr w:type="spellEnd"/>
      <w:r w:rsidRPr="00F219B1">
        <w:rPr>
          <w:rFonts w:ascii="Times New Roman" w:hAnsi="Times New Roman"/>
          <w:szCs w:val="24"/>
          <w:lang w:val="en-GB"/>
        </w:rPr>
        <w:t>.</w:t>
      </w:r>
      <w:commentRangeEnd w:id="58"/>
      <w:r w:rsidR="008D0609">
        <w:rPr>
          <w:rStyle w:val="Refdecomentrio"/>
        </w:rPr>
        <w:commentReference w:id="58"/>
      </w:r>
      <w:r w:rsidRPr="00F219B1">
        <w:rPr>
          <w:rFonts w:ascii="Times New Roman" w:hAnsi="Times New Roman"/>
          <w:szCs w:val="24"/>
          <w:lang w:val="en-GB"/>
        </w:rPr>
        <w:t xml:space="preserve"> The </w:t>
      </w:r>
      <w:r w:rsidR="006F4BC5" w:rsidRPr="00F219B1">
        <w:rPr>
          <w:rFonts w:ascii="Times New Roman" w:hAnsi="Times New Roman"/>
          <w:szCs w:val="24"/>
          <w:lang w:val="en-GB"/>
        </w:rPr>
        <w:t xml:space="preserve">measurement </w:t>
      </w:r>
      <w:r w:rsidRPr="00F219B1">
        <w:rPr>
          <w:rFonts w:ascii="Times New Roman" w:hAnsi="Times New Roman"/>
          <w:szCs w:val="24"/>
          <w:lang w:val="en-GB"/>
        </w:rPr>
        <w:t xml:space="preserve">uncertainty ranged from 0.79 to 1.1 </w:t>
      </w:r>
      <w:proofErr w:type="spellStart"/>
      <w:r w:rsidRPr="00F219B1">
        <w:rPr>
          <w:rFonts w:ascii="Times New Roman" w:hAnsi="Times New Roman"/>
          <w:szCs w:val="24"/>
          <w:lang w:val="en-GB"/>
        </w:rPr>
        <w:t>MPa</w:t>
      </w:r>
      <w:proofErr w:type="spellEnd"/>
      <w:r w:rsidRPr="00F219B1">
        <w:rPr>
          <w:rFonts w:ascii="Times New Roman" w:hAnsi="Times New Roman"/>
          <w:szCs w:val="24"/>
          <w:lang w:val="en-GB"/>
        </w:rPr>
        <w:t xml:space="preserve">, indicating a low dispersion of values, which can best be seen in Figure 9. The </w:t>
      </w:r>
      <w:r w:rsidR="006F4BC5">
        <w:rPr>
          <w:rFonts w:ascii="Times New Roman" w:hAnsi="Times New Roman"/>
          <w:szCs w:val="24"/>
          <w:lang w:val="en-GB"/>
        </w:rPr>
        <w:t>ultimate tensile strength</w:t>
      </w:r>
      <w:r w:rsidRPr="00F219B1">
        <w:rPr>
          <w:rFonts w:ascii="Times New Roman" w:hAnsi="Times New Roman"/>
          <w:szCs w:val="24"/>
          <w:lang w:val="en-GB"/>
        </w:rPr>
        <w:t xml:space="preserve"> </w:t>
      </w:r>
      <w:r w:rsidR="006F4BC5" w:rsidRPr="00F219B1">
        <w:rPr>
          <w:rFonts w:ascii="Times New Roman" w:hAnsi="Times New Roman"/>
          <w:szCs w:val="24"/>
          <w:lang w:val="en-GB"/>
        </w:rPr>
        <w:t xml:space="preserve">value </w:t>
      </w:r>
      <w:r w:rsidRPr="00F219B1">
        <w:rPr>
          <w:rFonts w:ascii="Times New Roman" w:hAnsi="Times New Roman"/>
          <w:szCs w:val="24"/>
          <w:lang w:val="en-GB"/>
        </w:rPr>
        <w:t xml:space="preserve">found in the literature for PA (nylon 12, </w:t>
      </w:r>
      <w:proofErr w:type="spellStart"/>
      <w:r w:rsidRPr="00F219B1">
        <w:rPr>
          <w:rFonts w:ascii="Times New Roman" w:hAnsi="Times New Roman"/>
          <w:szCs w:val="24"/>
          <w:lang w:val="en-GB"/>
        </w:rPr>
        <w:t>Duraform</w:t>
      </w:r>
      <w:proofErr w:type="spellEnd"/>
      <w:r w:rsidRPr="00F219B1">
        <w:rPr>
          <w:rFonts w:ascii="Times New Roman" w:hAnsi="Times New Roman"/>
          <w:szCs w:val="24"/>
          <w:lang w:val="en-GB"/>
        </w:rPr>
        <w:t xml:space="preserve">) </w:t>
      </w:r>
      <w:r w:rsidR="006F4BC5">
        <w:rPr>
          <w:rFonts w:ascii="Times New Roman" w:hAnsi="Times New Roman"/>
          <w:szCs w:val="24"/>
          <w:lang w:val="en-GB"/>
        </w:rPr>
        <w:t xml:space="preserve">3D </w:t>
      </w:r>
      <w:r w:rsidRPr="00F219B1">
        <w:rPr>
          <w:rFonts w:ascii="Times New Roman" w:hAnsi="Times New Roman"/>
          <w:szCs w:val="24"/>
          <w:lang w:val="en-GB"/>
        </w:rPr>
        <w:t xml:space="preserve">printed by SLS was 40 </w:t>
      </w:r>
      <w:proofErr w:type="spellStart"/>
      <w:r w:rsidRPr="00F219B1">
        <w:rPr>
          <w:rFonts w:ascii="Times New Roman" w:hAnsi="Times New Roman"/>
          <w:szCs w:val="24"/>
          <w:lang w:val="en-GB"/>
        </w:rPr>
        <w:t>MPa</w:t>
      </w:r>
      <w:proofErr w:type="spellEnd"/>
      <w:ins w:id="59" w:author="guido.rezende" w:date="2018-12-21T14:46:00Z">
        <w:r w:rsidR="009E5828">
          <w:rPr>
            <w:rFonts w:ascii="Times New Roman" w:hAnsi="Times New Roman"/>
            <w:szCs w:val="24"/>
            <w:lang w:val="en-GB"/>
          </w:rPr>
          <w:t>,</w:t>
        </w:r>
      </w:ins>
      <w:r w:rsidRPr="00F219B1">
        <w:rPr>
          <w:rFonts w:ascii="Times New Roman" w:hAnsi="Times New Roman"/>
          <w:szCs w:val="24"/>
          <w:lang w:val="en-GB"/>
        </w:rPr>
        <w:t xml:space="preserve"> (Starr et al, 2011) (</w:t>
      </w:r>
      <w:del w:id="60" w:author="guido.rezende" w:date="2018-12-21T14:45:00Z">
        <w:r w:rsidRPr="00F219B1" w:rsidDel="008D0609">
          <w:rPr>
            <w:rFonts w:ascii="Times New Roman" w:hAnsi="Times New Roman"/>
            <w:szCs w:val="24"/>
            <w:lang w:val="en-GB"/>
          </w:rPr>
          <w:delText>it</w:delText>
        </w:r>
      </w:del>
      <w:r w:rsidRPr="00F219B1">
        <w:rPr>
          <w:rFonts w:ascii="Times New Roman" w:hAnsi="Times New Roman"/>
          <w:szCs w:val="24"/>
          <w:lang w:val="en-GB"/>
        </w:rPr>
        <w:t xml:space="preserve"> </w:t>
      </w:r>
      <w:del w:id="61" w:author="guido.rezende" w:date="2018-12-21T14:45:00Z">
        <w:r w:rsidRPr="00F219B1" w:rsidDel="008D0609">
          <w:rPr>
            <w:rFonts w:ascii="Times New Roman" w:hAnsi="Times New Roman"/>
            <w:szCs w:val="24"/>
            <w:lang w:val="en-GB"/>
          </w:rPr>
          <w:delText xml:space="preserve">was not informed </w:delText>
        </w:r>
      </w:del>
      <w:r w:rsidRPr="00F219B1">
        <w:rPr>
          <w:rFonts w:ascii="Times New Roman" w:hAnsi="Times New Roman"/>
          <w:szCs w:val="24"/>
          <w:lang w:val="en-GB"/>
        </w:rPr>
        <w:t>the direction studied</w:t>
      </w:r>
      <w:ins w:id="62" w:author="guido.rezende" w:date="2018-12-21T14:45:00Z">
        <w:r w:rsidR="008D0609" w:rsidRPr="008D0609">
          <w:rPr>
            <w:rFonts w:ascii="Times New Roman" w:hAnsi="Times New Roman"/>
            <w:szCs w:val="24"/>
            <w:lang w:val="en-GB"/>
          </w:rPr>
          <w:t xml:space="preserve"> </w:t>
        </w:r>
        <w:r w:rsidR="008D0609" w:rsidRPr="00F219B1">
          <w:rPr>
            <w:rFonts w:ascii="Times New Roman" w:hAnsi="Times New Roman"/>
            <w:szCs w:val="24"/>
            <w:lang w:val="en-GB"/>
          </w:rPr>
          <w:t xml:space="preserve">was not </w:t>
        </w:r>
        <w:r w:rsidR="008D0609" w:rsidRPr="00F219B1">
          <w:rPr>
            <w:rFonts w:ascii="Times New Roman" w:hAnsi="Times New Roman"/>
            <w:szCs w:val="24"/>
            <w:lang w:val="en-GB"/>
          </w:rPr>
          <w:lastRenderedPageBreak/>
          <w:t>informed</w:t>
        </w:r>
      </w:ins>
      <w:r w:rsidRPr="00F219B1">
        <w:rPr>
          <w:rFonts w:ascii="Times New Roman" w:hAnsi="Times New Roman"/>
          <w:szCs w:val="24"/>
          <w:lang w:val="en-GB"/>
        </w:rPr>
        <w:t>) similar to the values found in this study</w:t>
      </w:r>
      <w:r w:rsidR="006F4BC5">
        <w:rPr>
          <w:rFonts w:ascii="Times New Roman" w:hAnsi="Times New Roman"/>
          <w:szCs w:val="24"/>
          <w:lang w:val="en-GB"/>
        </w:rPr>
        <w:t xml:space="preserve"> and also in accordance with PA, </w:t>
      </w:r>
      <w:proofErr w:type="spellStart"/>
      <w:r w:rsidR="006F4BC5">
        <w:rPr>
          <w:rFonts w:ascii="Times New Roman" w:hAnsi="Times New Roman"/>
          <w:szCs w:val="24"/>
          <w:lang w:val="en-GB"/>
        </w:rPr>
        <w:t>Duraform</w:t>
      </w:r>
      <w:proofErr w:type="spellEnd"/>
      <w:r w:rsidR="006F4BC5">
        <w:rPr>
          <w:rFonts w:ascii="Times New Roman" w:hAnsi="Times New Roman"/>
          <w:szCs w:val="24"/>
          <w:lang w:val="en-GB"/>
        </w:rPr>
        <w:t xml:space="preserve"> datasheet used in this work</w:t>
      </w:r>
      <w:r w:rsidRPr="00F219B1">
        <w:rPr>
          <w:rFonts w:ascii="Times New Roman" w:hAnsi="Times New Roman"/>
          <w:szCs w:val="24"/>
          <w:lang w:val="en-GB"/>
        </w:rPr>
        <w:t>.</w:t>
      </w:r>
    </w:p>
    <w:p w:rsidR="00F219B1" w:rsidRPr="00A12CAE" w:rsidRDefault="006F4BC5" w:rsidP="00F219B1">
      <w:pPr>
        <w:pStyle w:val="PargrafodaLista"/>
        <w:spacing w:line="360" w:lineRule="auto"/>
        <w:ind w:left="0" w:firstLine="709"/>
        <w:rPr>
          <w:rFonts w:ascii="Times New Roman" w:hAnsi="Times New Roman"/>
          <w:szCs w:val="24"/>
          <w:lang w:val="en-GB"/>
        </w:rPr>
      </w:pPr>
      <w:r>
        <w:rPr>
          <w:rFonts w:ascii="Times New Roman" w:hAnsi="Times New Roman"/>
          <w:szCs w:val="24"/>
          <w:lang w:val="en-GB"/>
        </w:rPr>
        <w:t>Yield strength</w:t>
      </w:r>
      <w:r w:rsidRPr="00F219B1">
        <w:rPr>
          <w:rFonts w:ascii="Times New Roman" w:hAnsi="Times New Roman"/>
          <w:szCs w:val="24"/>
          <w:lang w:val="en-GB"/>
        </w:rPr>
        <w:t xml:space="preserve"> </w:t>
      </w:r>
      <w:r>
        <w:rPr>
          <w:rFonts w:ascii="Times New Roman" w:hAnsi="Times New Roman"/>
          <w:szCs w:val="24"/>
          <w:lang w:val="en-GB"/>
        </w:rPr>
        <w:t>values were</w:t>
      </w:r>
      <w:r w:rsidR="00F219B1" w:rsidRPr="00F219B1">
        <w:rPr>
          <w:rFonts w:ascii="Times New Roman" w:hAnsi="Times New Roman"/>
          <w:szCs w:val="24"/>
          <w:lang w:val="en-GB"/>
        </w:rPr>
        <w:t xml:space="preserve"> well homogeneous in all </w:t>
      </w:r>
      <w:r w:rsidRPr="00F219B1">
        <w:rPr>
          <w:rFonts w:ascii="Times New Roman" w:hAnsi="Times New Roman"/>
          <w:szCs w:val="24"/>
          <w:lang w:val="en-GB"/>
        </w:rPr>
        <w:t>studied</w:t>
      </w:r>
      <w:r>
        <w:rPr>
          <w:rFonts w:ascii="Times New Roman" w:hAnsi="Times New Roman"/>
          <w:szCs w:val="24"/>
          <w:lang w:val="en-GB"/>
        </w:rPr>
        <w:t xml:space="preserve"> orientation</w:t>
      </w:r>
      <w:r w:rsidR="00F219B1" w:rsidRPr="00F219B1">
        <w:rPr>
          <w:rFonts w:ascii="Times New Roman" w:hAnsi="Times New Roman"/>
          <w:szCs w:val="24"/>
          <w:lang w:val="en-GB"/>
        </w:rPr>
        <w:t xml:space="preserve"> with values varying from 18.33 ± 0.44 </w:t>
      </w:r>
      <w:proofErr w:type="spellStart"/>
      <w:r w:rsidR="00F219B1" w:rsidRPr="00F219B1">
        <w:rPr>
          <w:rFonts w:ascii="Times New Roman" w:hAnsi="Times New Roman"/>
          <w:szCs w:val="24"/>
          <w:lang w:val="en-GB"/>
        </w:rPr>
        <w:t>MPa</w:t>
      </w:r>
      <w:proofErr w:type="spellEnd"/>
      <w:r w:rsidR="00F219B1" w:rsidRPr="00F219B1">
        <w:rPr>
          <w:rFonts w:ascii="Times New Roman" w:hAnsi="Times New Roman"/>
          <w:szCs w:val="24"/>
          <w:lang w:val="en-GB"/>
        </w:rPr>
        <w:t xml:space="preserve"> to 20.48 ± 0.46 </w:t>
      </w:r>
      <w:proofErr w:type="spellStart"/>
      <w:r w:rsidR="00F219B1" w:rsidRPr="00F219B1">
        <w:rPr>
          <w:rFonts w:ascii="Times New Roman" w:hAnsi="Times New Roman"/>
          <w:szCs w:val="24"/>
          <w:lang w:val="en-GB"/>
        </w:rPr>
        <w:t>MPa</w:t>
      </w:r>
      <w:proofErr w:type="spellEnd"/>
      <w:r w:rsidR="00F219B1" w:rsidRPr="00F219B1">
        <w:rPr>
          <w:rFonts w:ascii="Times New Roman" w:hAnsi="Times New Roman"/>
          <w:szCs w:val="24"/>
          <w:lang w:val="en-GB"/>
        </w:rPr>
        <w:t xml:space="preserve">, with low dispersions. Finally, the </w:t>
      </w:r>
      <w:r w:rsidR="00D11535">
        <w:rPr>
          <w:rFonts w:ascii="Times New Roman" w:hAnsi="Times New Roman"/>
          <w:szCs w:val="24"/>
          <w:lang w:val="en-GB"/>
        </w:rPr>
        <w:t>elastic modulus</w:t>
      </w:r>
      <w:r w:rsidR="00F219B1" w:rsidRPr="00F219B1">
        <w:rPr>
          <w:rFonts w:ascii="Times New Roman" w:hAnsi="Times New Roman"/>
          <w:szCs w:val="24"/>
          <w:lang w:val="en-GB"/>
        </w:rPr>
        <w:t xml:space="preserve"> varied from 1377 ± 23 </w:t>
      </w:r>
      <w:proofErr w:type="spellStart"/>
      <w:r w:rsidR="00F219B1" w:rsidRPr="00F219B1">
        <w:rPr>
          <w:rFonts w:ascii="Times New Roman" w:hAnsi="Times New Roman"/>
          <w:szCs w:val="24"/>
          <w:lang w:val="en-GB"/>
        </w:rPr>
        <w:t>MPa</w:t>
      </w:r>
      <w:proofErr w:type="spellEnd"/>
      <w:r w:rsidR="00F219B1" w:rsidRPr="00F219B1">
        <w:rPr>
          <w:rFonts w:ascii="Times New Roman" w:hAnsi="Times New Roman"/>
          <w:szCs w:val="24"/>
          <w:lang w:val="en-GB"/>
        </w:rPr>
        <w:t xml:space="preserve"> to 1557 ± 21, with the highest values found in the ZX and ZY directions.</w:t>
      </w:r>
    </w:p>
    <w:p w:rsidR="00D04922" w:rsidRPr="006F4BC5" w:rsidRDefault="00D04922" w:rsidP="00D04922">
      <w:pPr>
        <w:spacing w:after="120"/>
        <w:jc w:val="center"/>
        <w:rPr>
          <w:rFonts w:ascii="Times New Roman" w:hAnsi="Times New Roman"/>
          <w:szCs w:val="24"/>
          <w:lang w:val="en-US"/>
        </w:rPr>
      </w:pPr>
      <w:del w:id="63" w:author="guido.rezende" w:date="2018-12-21T14:44:00Z">
        <w:r w:rsidRPr="001D0271" w:rsidDel="008D0609">
          <w:rPr>
            <w:rFonts w:ascii="Times New Roman" w:hAnsi="Times New Roman"/>
            <w:szCs w:val="24"/>
            <w:lang w:val="en-US"/>
          </w:rPr>
          <w:delText xml:space="preserve">Tabela </w:delText>
        </w:r>
      </w:del>
      <w:proofErr w:type="gramStart"/>
      <w:ins w:id="64" w:author="guido.rezende" w:date="2018-12-21T14:44:00Z">
        <w:r w:rsidR="008D0609" w:rsidRPr="001D0271">
          <w:rPr>
            <w:rFonts w:ascii="Times New Roman" w:hAnsi="Times New Roman"/>
            <w:szCs w:val="24"/>
            <w:lang w:val="en-US"/>
          </w:rPr>
          <w:t>Tab</w:t>
        </w:r>
        <w:r w:rsidR="008D0609">
          <w:rPr>
            <w:rFonts w:ascii="Times New Roman" w:hAnsi="Times New Roman"/>
            <w:szCs w:val="24"/>
            <w:lang w:val="en-US"/>
          </w:rPr>
          <w:t>le</w:t>
        </w:r>
        <w:r w:rsidR="008D0609" w:rsidRPr="001D0271">
          <w:rPr>
            <w:rFonts w:ascii="Times New Roman" w:hAnsi="Times New Roman"/>
            <w:szCs w:val="24"/>
            <w:lang w:val="en-US"/>
          </w:rPr>
          <w:t xml:space="preserve"> </w:t>
        </w:r>
      </w:ins>
      <w:r w:rsidRPr="001D0271">
        <w:rPr>
          <w:rFonts w:ascii="Times New Roman" w:hAnsi="Times New Roman"/>
          <w:szCs w:val="24"/>
          <w:lang w:val="en-US"/>
        </w:rPr>
        <w:t>5.</w:t>
      </w:r>
      <w:proofErr w:type="gramEnd"/>
      <w:r w:rsidRPr="001D0271">
        <w:rPr>
          <w:rFonts w:ascii="Times New Roman" w:hAnsi="Times New Roman"/>
          <w:szCs w:val="24"/>
          <w:lang w:val="en-US"/>
        </w:rPr>
        <w:t xml:space="preserve"> </w:t>
      </w:r>
      <w:r w:rsidR="006F4BC5" w:rsidRPr="006F4BC5">
        <w:rPr>
          <w:rFonts w:ascii="Times New Roman" w:hAnsi="Times New Roman"/>
          <w:szCs w:val="24"/>
          <w:lang w:val="en-US"/>
        </w:rPr>
        <w:t>Tensile testing</w:t>
      </w:r>
      <w:r w:rsidR="006F4BC5">
        <w:rPr>
          <w:rFonts w:ascii="Times New Roman" w:hAnsi="Times New Roman"/>
          <w:szCs w:val="24"/>
          <w:lang w:val="en-US"/>
        </w:rPr>
        <w:t xml:space="preserve"> results</w:t>
      </w:r>
      <w:r w:rsidR="006F4BC5" w:rsidRPr="006F4BC5">
        <w:rPr>
          <w:rFonts w:ascii="Times New Roman" w:hAnsi="Times New Roman"/>
          <w:szCs w:val="24"/>
          <w:lang w:val="en-US"/>
        </w:rPr>
        <w:t xml:space="preserve"> of</w:t>
      </w:r>
      <w:r w:rsidRPr="006F4BC5">
        <w:rPr>
          <w:rFonts w:ascii="Times New Roman" w:hAnsi="Times New Roman"/>
          <w:szCs w:val="24"/>
          <w:lang w:val="en-US"/>
        </w:rPr>
        <w:t xml:space="preserve"> PA </w:t>
      </w:r>
      <w:r w:rsidR="006F4BC5" w:rsidRPr="006F4BC5">
        <w:rPr>
          <w:rFonts w:ascii="Times New Roman" w:hAnsi="Times New Roman"/>
          <w:szCs w:val="24"/>
          <w:lang w:val="en-US"/>
        </w:rPr>
        <w:t>manufactured by</w:t>
      </w:r>
      <w:r w:rsidRPr="006F4BC5">
        <w:rPr>
          <w:rFonts w:ascii="Times New Roman" w:hAnsi="Times New Roman"/>
          <w:szCs w:val="24"/>
          <w:lang w:val="en-US"/>
        </w:rPr>
        <w:t xml:space="preserve"> SLS</w:t>
      </w:r>
      <w:r w:rsidR="00D11535">
        <w:rPr>
          <w:rFonts w:ascii="Times New Roman" w:hAnsi="Times New Roman"/>
          <w:szCs w:val="24"/>
          <w:lang w:val="en-US"/>
        </w:rPr>
        <w:t>,</w:t>
      </w:r>
      <w:r w:rsidR="006F4BC5" w:rsidRPr="006F4BC5">
        <w:rPr>
          <w:rFonts w:ascii="Times New Roman" w:hAnsi="Times New Roman"/>
          <w:szCs w:val="24"/>
          <w:lang w:val="en-US"/>
        </w:rPr>
        <w:t xml:space="preserve"> in different orientations</w:t>
      </w:r>
      <w:r w:rsidRPr="006F4BC5">
        <w:rPr>
          <w:rFonts w:ascii="Times New Roman" w:hAnsi="Times New Roman"/>
          <w:szCs w:val="24"/>
          <w:lang w:val="en-US"/>
        </w:rPr>
        <w:t>.</w:t>
      </w:r>
    </w:p>
    <w:tbl>
      <w:tblPr>
        <w:tblW w:w="8909" w:type="dxa"/>
        <w:jc w:val="center"/>
        <w:tblCellMar>
          <w:left w:w="70" w:type="dxa"/>
          <w:right w:w="70" w:type="dxa"/>
        </w:tblCellMar>
        <w:tblLook w:val="04A0"/>
      </w:tblPr>
      <w:tblGrid>
        <w:gridCol w:w="1680"/>
        <w:gridCol w:w="2696"/>
        <w:gridCol w:w="2214"/>
        <w:gridCol w:w="2319"/>
      </w:tblGrid>
      <w:tr w:rsidR="00D04922" w:rsidRPr="00923C79" w:rsidTr="00A65AE0">
        <w:trPr>
          <w:trHeight w:val="1120"/>
          <w:jc w:val="center"/>
        </w:trPr>
        <w:tc>
          <w:tcPr>
            <w:tcW w:w="1680" w:type="dxa"/>
            <w:tcBorders>
              <w:top w:val="single" w:sz="4" w:space="0" w:color="auto"/>
              <w:left w:val="nil"/>
              <w:bottom w:val="double" w:sz="6" w:space="0" w:color="auto"/>
              <w:right w:val="nil"/>
            </w:tcBorders>
            <w:shd w:val="clear" w:color="auto" w:fill="auto"/>
            <w:vAlign w:val="center"/>
            <w:hideMark/>
          </w:tcPr>
          <w:p w:rsidR="00D04922" w:rsidRPr="00A12CAE" w:rsidRDefault="006F4BC5" w:rsidP="00A65AE0">
            <w:pPr>
              <w:jc w:val="center"/>
              <w:rPr>
                <w:rFonts w:ascii="Times New Roman" w:hAnsi="Times New Roman"/>
                <w:szCs w:val="24"/>
                <w:lang w:val="en-GB"/>
              </w:rPr>
            </w:pPr>
            <w:r>
              <w:rPr>
                <w:rFonts w:ascii="Times New Roman" w:hAnsi="Times New Roman"/>
                <w:szCs w:val="24"/>
                <w:lang w:val="en-GB"/>
              </w:rPr>
              <w:t>Code</w:t>
            </w:r>
          </w:p>
        </w:tc>
        <w:tc>
          <w:tcPr>
            <w:tcW w:w="2696" w:type="dxa"/>
            <w:tcBorders>
              <w:top w:val="single" w:sz="4" w:space="0" w:color="auto"/>
              <w:left w:val="nil"/>
              <w:bottom w:val="double" w:sz="6" w:space="0" w:color="auto"/>
              <w:right w:val="nil"/>
            </w:tcBorders>
            <w:vAlign w:val="center"/>
          </w:tcPr>
          <w:p w:rsidR="00D04922" w:rsidRPr="00A12CAE" w:rsidRDefault="00D11535" w:rsidP="00A65AE0">
            <w:pPr>
              <w:jc w:val="center"/>
              <w:rPr>
                <w:rFonts w:ascii="Times New Roman" w:hAnsi="Times New Roman"/>
                <w:szCs w:val="24"/>
                <w:lang w:val="en-GB"/>
              </w:rPr>
            </w:pPr>
            <w:r>
              <w:rPr>
                <w:rFonts w:ascii="Times New Roman" w:hAnsi="Times New Roman"/>
                <w:szCs w:val="24"/>
                <w:lang w:val="en-GB"/>
              </w:rPr>
              <w:t>Ultimate tensile strength and</w:t>
            </w:r>
          </w:p>
          <w:p w:rsidR="00D04922" w:rsidRPr="00A12CAE" w:rsidRDefault="00D11535" w:rsidP="00A65AE0">
            <w:pPr>
              <w:jc w:val="center"/>
              <w:rPr>
                <w:rFonts w:ascii="Times New Roman" w:hAnsi="Times New Roman"/>
                <w:szCs w:val="24"/>
                <w:lang w:val="en-GB"/>
              </w:rPr>
            </w:pPr>
            <w:r>
              <w:rPr>
                <w:rFonts w:ascii="Times New Roman" w:hAnsi="Times New Roman"/>
                <w:szCs w:val="24"/>
                <w:lang w:val="en-GB"/>
              </w:rPr>
              <w:t>Exp. Uncertainty</w:t>
            </w:r>
          </w:p>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 xml:space="preserve"> [</w:t>
            </w:r>
            <w:proofErr w:type="spellStart"/>
            <w:r w:rsidRPr="00A12CAE">
              <w:rPr>
                <w:rFonts w:ascii="Times New Roman" w:hAnsi="Times New Roman"/>
                <w:szCs w:val="24"/>
                <w:lang w:val="en-GB"/>
              </w:rPr>
              <w:t>MPa</w:t>
            </w:r>
            <w:proofErr w:type="spellEnd"/>
            <w:r w:rsidRPr="00A12CAE">
              <w:rPr>
                <w:rFonts w:ascii="Times New Roman" w:hAnsi="Times New Roman"/>
                <w:szCs w:val="24"/>
                <w:lang w:val="en-GB"/>
              </w:rPr>
              <w:t>]</w:t>
            </w:r>
          </w:p>
        </w:tc>
        <w:tc>
          <w:tcPr>
            <w:tcW w:w="2214" w:type="dxa"/>
            <w:tcBorders>
              <w:top w:val="single" w:sz="4" w:space="0" w:color="auto"/>
              <w:left w:val="nil"/>
              <w:bottom w:val="double" w:sz="6" w:space="0" w:color="auto"/>
              <w:right w:val="nil"/>
            </w:tcBorders>
            <w:vAlign w:val="center"/>
          </w:tcPr>
          <w:p w:rsidR="00D11535" w:rsidRDefault="00D11535" w:rsidP="00D11535">
            <w:pPr>
              <w:jc w:val="center"/>
              <w:rPr>
                <w:rFonts w:ascii="Times New Roman" w:hAnsi="Times New Roman"/>
                <w:szCs w:val="24"/>
                <w:lang w:val="en-GB"/>
              </w:rPr>
            </w:pPr>
            <w:r>
              <w:rPr>
                <w:rFonts w:ascii="Times New Roman" w:hAnsi="Times New Roman"/>
                <w:szCs w:val="24"/>
                <w:lang w:val="en-GB"/>
              </w:rPr>
              <w:t>Yield strength</w:t>
            </w:r>
            <w:r w:rsidRPr="00F219B1">
              <w:rPr>
                <w:rFonts w:ascii="Times New Roman" w:hAnsi="Times New Roman"/>
                <w:szCs w:val="24"/>
                <w:lang w:val="en-GB"/>
              </w:rPr>
              <w:t xml:space="preserve"> </w:t>
            </w:r>
          </w:p>
          <w:p w:rsidR="00D11535" w:rsidRDefault="00D11535" w:rsidP="00D11535">
            <w:pPr>
              <w:jc w:val="center"/>
              <w:rPr>
                <w:rFonts w:ascii="Times New Roman" w:hAnsi="Times New Roman"/>
                <w:szCs w:val="24"/>
                <w:lang w:val="en-GB"/>
              </w:rPr>
            </w:pPr>
            <w:r>
              <w:rPr>
                <w:rFonts w:ascii="Times New Roman" w:hAnsi="Times New Roman"/>
                <w:szCs w:val="24"/>
                <w:lang w:val="en-GB"/>
              </w:rPr>
              <w:t>and</w:t>
            </w:r>
            <w:r w:rsidR="00D04922" w:rsidRPr="00A12CAE">
              <w:rPr>
                <w:rFonts w:ascii="Times New Roman" w:hAnsi="Times New Roman"/>
                <w:szCs w:val="24"/>
                <w:lang w:val="en-GB"/>
              </w:rPr>
              <w:t xml:space="preserve"> </w:t>
            </w:r>
          </w:p>
          <w:p w:rsidR="00D11535" w:rsidRPr="00A12CAE" w:rsidRDefault="00D11535" w:rsidP="00D11535">
            <w:pPr>
              <w:jc w:val="center"/>
              <w:rPr>
                <w:rFonts w:ascii="Times New Roman" w:hAnsi="Times New Roman"/>
                <w:szCs w:val="24"/>
                <w:lang w:val="en-GB"/>
              </w:rPr>
            </w:pPr>
            <w:r>
              <w:rPr>
                <w:rFonts w:ascii="Times New Roman" w:hAnsi="Times New Roman"/>
                <w:szCs w:val="24"/>
                <w:lang w:val="en-GB"/>
              </w:rPr>
              <w:t>Exp. Uncertainty</w:t>
            </w:r>
          </w:p>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w:t>
            </w:r>
            <w:proofErr w:type="spellStart"/>
            <w:r w:rsidRPr="00A12CAE">
              <w:rPr>
                <w:rFonts w:ascii="Times New Roman" w:hAnsi="Times New Roman"/>
                <w:szCs w:val="24"/>
                <w:lang w:val="en-GB"/>
              </w:rPr>
              <w:t>MPa</w:t>
            </w:r>
            <w:proofErr w:type="spellEnd"/>
            <w:r w:rsidRPr="00A12CAE">
              <w:rPr>
                <w:rFonts w:ascii="Times New Roman" w:hAnsi="Times New Roman"/>
                <w:szCs w:val="24"/>
                <w:lang w:val="en-GB"/>
              </w:rPr>
              <w:t>]</w:t>
            </w:r>
          </w:p>
        </w:tc>
        <w:tc>
          <w:tcPr>
            <w:tcW w:w="2319" w:type="dxa"/>
            <w:tcBorders>
              <w:top w:val="single" w:sz="4" w:space="0" w:color="auto"/>
              <w:left w:val="nil"/>
              <w:bottom w:val="double" w:sz="6" w:space="0" w:color="auto"/>
              <w:right w:val="nil"/>
            </w:tcBorders>
            <w:shd w:val="clear" w:color="auto" w:fill="auto"/>
            <w:vAlign w:val="center"/>
            <w:hideMark/>
          </w:tcPr>
          <w:p w:rsidR="00D11535" w:rsidRDefault="00D11535" w:rsidP="00A65AE0">
            <w:pPr>
              <w:jc w:val="center"/>
              <w:rPr>
                <w:rFonts w:ascii="Times New Roman" w:hAnsi="Times New Roman"/>
                <w:szCs w:val="24"/>
                <w:lang w:val="en-GB"/>
              </w:rPr>
            </w:pPr>
            <w:r>
              <w:rPr>
                <w:rFonts w:ascii="Times New Roman" w:hAnsi="Times New Roman"/>
                <w:szCs w:val="24"/>
                <w:lang w:val="en-GB"/>
              </w:rPr>
              <w:t xml:space="preserve">Elastic Modulus </w:t>
            </w:r>
          </w:p>
          <w:p w:rsidR="00D11535" w:rsidRDefault="00D11535" w:rsidP="00A65AE0">
            <w:pPr>
              <w:jc w:val="center"/>
              <w:rPr>
                <w:rFonts w:ascii="Times New Roman" w:hAnsi="Times New Roman"/>
                <w:szCs w:val="24"/>
                <w:lang w:val="en-GB"/>
              </w:rPr>
            </w:pPr>
            <w:r>
              <w:rPr>
                <w:rFonts w:ascii="Times New Roman" w:hAnsi="Times New Roman"/>
                <w:szCs w:val="24"/>
                <w:lang w:val="en-GB"/>
              </w:rPr>
              <w:t xml:space="preserve">and </w:t>
            </w:r>
          </w:p>
          <w:p w:rsidR="00D04922" w:rsidRPr="00A12CAE" w:rsidRDefault="00D11535" w:rsidP="00A65AE0">
            <w:pPr>
              <w:jc w:val="center"/>
              <w:rPr>
                <w:rFonts w:ascii="Times New Roman" w:hAnsi="Times New Roman"/>
                <w:szCs w:val="24"/>
                <w:lang w:val="en-GB"/>
              </w:rPr>
            </w:pPr>
            <w:r>
              <w:rPr>
                <w:rFonts w:ascii="Times New Roman" w:hAnsi="Times New Roman"/>
                <w:szCs w:val="24"/>
                <w:lang w:val="en-GB"/>
              </w:rPr>
              <w:t>St. Deviation</w:t>
            </w:r>
          </w:p>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 xml:space="preserve"> [</w:t>
            </w:r>
            <w:proofErr w:type="spellStart"/>
            <w:r w:rsidRPr="00A12CAE">
              <w:rPr>
                <w:rFonts w:ascii="Times New Roman" w:hAnsi="Times New Roman"/>
                <w:szCs w:val="24"/>
                <w:lang w:val="en-GB"/>
              </w:rPr>
              <w:t>MPa</w:t>
            </w:r>
            <w:proofErr w:type="spellEnd"/>
            <w:r w:rsidRPr="00A12CAE">
              <w:rPr>
                <w:rFonts w:ascii="Times New Roman" w:hAnsi="Times New Roman"/>
                <w:szCs w:val="24"/>
                <w:lang w:val="en-GB"/>
              </w:rPr>
              <w:t>]</w:t>
            </w:r>
          </w:p>
        </w:tc>
      </w:tr>
      <w:tr w:rsidR="00D04922" w:rsidRPr="00A12CAE" w:rsidTr="00A65AE0">
        <w:trPr>
          <w:trHeight w:val="300"/>
          <w:jc w:val="center"/>
        </w:trPr>
        <w:tc>
          <w:tcPr>
            <w:tcW w:w="1680"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SLS_XY</w:t>
            </w:r>
          </w:p>
        </w:tc>
        <w:tc>
          <w:tcPr>
            <w:tcW w:w="2696" w:type="dxa"/>
            <w:tcBorders>
              <w:top w:val="nil"/>
              <w:left w:val="nil"/>
              <w:bottom w:val="nil"/>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39,36 ± 0,79</w:t>
            </w:r>
          </w:p>
        </w:tc>
        <w:tc>
          <w:tcPr>
            <w:tcW w:w="2214" w:type="dxa"/>
            <w:tcBorders>
              <w:top w:val="nil"/>
              <w:left w:val="nil"/>
              <w:bottom w:val="nil"/>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18,33 ± 0,44</w:t>
            </w:r>
          </w:p>
        </w:tc>
        <w:tc>
          <w:tcPr>
            <w:tcW w:w="2319"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1377 ± 23</w:t>
            </w:r>
          </w:p>
        </w:tc>
      </w:tr>
      <w:tr w:rsidR="00D04922" w:rsidRPr="00A12CAE" w:rsidTr="00A65AE0">
        <w:trPr>
          <w:trHeight w:val="300"/>
          <w:jc w:val="center"/>
        </w:trPr>
        <w:tc>
          <w:tcPr>
            <w:tcW w:w="1680"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SLS_XZ</w:t>
            </w:r>
          </w:p>
        </w:tc>
        <w:tc>
          <w:tcPr>
            <w:tcW w:w="2696" w:type="dxa"/>
            <w:tcBorders>
              <w:top w:val="nil"/>
              <w:left w:val="nil"/>
              <w:bottom w:val="nil"/>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40,23 ± 0,67</w:t>
            </w:r>
          </w:p>
        </w:tc>
        <w:tc>
          <w:tcPr>
            <w:tcW w:w="2214" w:type="dxa"/>
            <w:tcBorders>
              <w:top w:val="nil"/>
              <w:left w:val="nil"/>
              <w:bottom w:val="nil"/>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18,86 ± 0,44</w:t>
            </w:r>
          </w:p>
        </w:tc>
        <w:tc>
          <w:tcPr>
            <w:tcW w:w="2319"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1397 ± 46</w:t>
            </w:r>
          </w:p>
        </w:tc>
      </w:tr>
      <w:tr w:rsidR="00D04922" w:rsidRPr="00A12CAE" w:rsidTr="00A65AE0">
        <w:trPr>
          <w:trHeight w:val="300"/>
          <w:jc w:val="center"/>
        </w:trPr>
        <w:tc>
          <w:tcPr>
            <w:tcW w:w="1680"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SLS_YX</w:t>
            </w:r>
          </w:p>
        </w:tc>
        <w:tc>
          <w:tcPr>
            <w:tcW w:w="2696" w:type="dxa"/>
            <w:tcBorders>
              <w:top w:val="nil"/>
              <w:left w:val="nil"/>
              <w:bottom w:val="nil"/>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39,7 ± 1,1</w:t>
            </w:r>
          </w:p>
        </w:tc>
        <w:tc>
          <w:tcPr>
            <w:tcW w:w="2214" w:type="dxa"/>
            <w:tcBorders>
              <w:top w:val="nil"/>
              <w:left w:val="nil"/>
              <w:bottom w:val="nil"/>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18,76 ± 0,54</w:t>
            </w:r>
          </w:p>
        </w:tc>
        <w:tc>
          <w:tcPr>
            <w:tcW w:w="2319"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1391 ± 39</w:t>
            </w:r>
          </w:p>
        </w:tc>
      </w:tr>
      <w:tr w:rsidR="00D04922" w:rsidRPr="00A12CAE" w:rsidTr="00A65AE0">
        <w:trPr>
          <w:trHeight w:val="300"/>
          <w:jc w:val="center"/>
        </w:trPr>
        <w:tc>
          <w:tcPr>
            <w:tcW w:w="1680"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SLS_YZ</w:t>
            </w:r>
          </w:p>
        </w:tc>
        <w:tc>
          <w:tcPr>
            <w:tcW w:w="2696" w:type="dxa"/>
            <w:tcBorders>
              <w:top w:val="nil"/>
              <w:left w:val="nil"/>
              <w:bottom w:val="nil"/>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40,1 ± 1,1</w:t>
            </w:r>
          </w:p>
        </w:tc>
        <w:tc>
          <w:tcPr>
            <w:tcW w:w="2214" w:type="dxa"/>
            <w:tcBorders>
              <w:top w:val="nil"/>
              <w:left w:val="nil"/>
              <w:bottom w:val="nil"/>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18,55 ± 0,57</w:t>
            </w:r>
          </w:p>
        </w:tc>
        <w:tc>
          <w:tcPr>
            <w:tcW w:w="2319"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1384 ± 39</w:t>
            </w:r>
          </w:p>
        </w:tc>
      </w:tr>
      <w:tr w:rsidR="00D04922" w:rsidRPr="00A12CAE" w:rsidTr="00A65AE0">
        <w:trPr>
          <w:trHeight w:val="300"/>
          <w:jc w:val="center"/>
        </w:trPr>
        <w:tc>
          <w:tcPr>
            <w:tcW w:w="1680"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SLS_ZX</w:t>
            </w:r>
          </w:p>
        </w:tc>
        <w:tc>
          <w:tcPr>
            <w:tcW w:w="2696" w:type="dxa"/>
            <w:tcBorders>
              <w:top w:val="nil"/>
              <w:left w:val="nil"/>
              <w:bottom w:val="nil"/>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42,4 ± 0,66</w:t>
            </w:r>
          </w:p>
        </w:tc>
        <w:tc>
          <w:tcPr>
            <w:tcW w:w="2214" w:type="dxa"/>
            <w:tcBorders>
              <w:top w:val="nil"/>
              <w:left w:val="nil"/>
              <w:bottom w:val="nil"/>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20,12 ± 0,66</w:t>
            </w:r>
          </w:p>
        </w:tc>
        <w:tc>
          <w:tcPr>
            <w:tcW w:w="2319" w:type="dxa"/>
            <w:tcBorders>
              <w:top w:val="nil"/>
              <w:left w:val="nil"/>
              <w:bottom w:val="nil"/>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1557 ± 21</w:t>
            </w:r>
          </w:p>
        </w:tc>
      </w:tr>
      <w:tr w:rsidR="00D04922" w:rsidRPr="00A12CAE" w:rsidTr="00A65AE0">
        <w:trPr>
          <w:trHeight w:val="300"/>
          <w:jc w:val="center"/>
        </w:trPr>
        <w:tc>
          <w:tcPr>
            <w:tcW w:w="1680" w:type="dxa"/>
            <w:tcBorders>
              <w:top w:val="nil"/>
              <w:left w:val="nil"/>
              <w:bottom w:val="single" w:sz="4" w:space="0" w:color="auto"/>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SLS_ZY</w:t>
            </w:r>
          </w:p>
        </w:tc>
        <w:tc>
          <w:tcPr>
            <w:tcW w:w="2696" w:type="dxa"/>
            <w:tcBorders>
              <w:top w:val="nil"/>
              <w:left w:val="nil"/>
              <w:bottom w:val="single" w:sz="4" w:space="0" w:color="auto"/>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42,49 ± 0,9</w:t>
            </w:r>
          </w:p>
        </w:tc>
        <w:tc>
          <w:tcPr>
            <w:tcW w:w="2214" w:type="dxa"/>
            <w:tcBorders>
              <w:top w:val="nil"/>
              <w:left w:val="nil"/>
              <w:bottom w:val="single" w:sz="4" w:space="0" w:color="auto"/>
              <w:right w:val="nil"/>
            </w:tcBorders>
            <w:vAlign w:val="center"/>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20,48 ± 0,46</w:t>
            </w:r>
          </w:p>
        </w:tc>
        <w:tc>
          <w:tcPr>
            <w:tcW w:w="2319" w:type="dxa"/>
            <w:tcBorders>
              <w:top w:val="nil"/>
              <w:left w:val="nil"/>
              <w:bottom w:val="single" w:sz="4" w:space="0" w:color="auto"/>
              <w:right w:val="nil"/>
            </w:tcBorders>
            <w:shd w:val="clear" w:color="auto" w:fill="auto"/>
            <w:noWrap/>
            <w:vAlign w:val="center"/>
            <w:hideMark/>
          </w:tcPr>
          <w:p w:rsidR="00D04922" w:rsidRPr="00A12CAE" w:rsidRDefault="00D04922" w:rsidP="00A65AE0">
            <w:pPr>
              <w:jc w:val="center"/>
              <w:rPr>
                <w:rFonts w:ascii="Times New Roman" w:hAnsi="Times New Roman"/>
                <w:szCs w:val="24"/>
                <w:lang w:val="en-GB"/>
              </w:rPr>
            </w:pPr>
            <w:r w:rsidRPr="00A12CAE">
              <w:rPr>
                <w:rFonts w:ascii="Times New Roman" w:hAnsi="Times New Roman"/>
                <w:szCs w:val="24"/>
                <w:lang w:val="en-GB"/>
              </w:rPr>
              <w:t>1537 ± 22</w:t>
            </w:r>
          </w:p>
        </w:tc>
      </w:tr>
    </w:tbl>
    <w:p w:rsidR="00D04922" w:rsidRPr="00A12CAE" w:rsidRDefault="00D04922" w:rsidP="00D04922">
      <w:pPr>
        <w:spacing w:line="360" w:lineRule="auto"/>
        <w:ind w:firstLine="708"/>
        <w:rPr>
          <w:rFonts w:ascii="Times New Roman" w:hAnsi="Times New Roman"/>
          <w:szCs w:val="24"/>
          <w:lang w:val="en-GB"/>
        </w:rPr>
      </w:pPr>
    </w:p>
    <w:p w:rsidR="00D11535" w:rsidRPr="00A12CAE" w:rsidRDefault="00D11535" w:rsidP="00D04922">
      <w:pPr>
        <w:pStyle w:val="PargrafodaLista"/>
        <w:spacing w:line="360" w:lineRule="auto"/>
        <w:ind w:left="0" w:firstLine="709"/>
        <w:rPr>
          <w:rFonts w:ascii="Times New Roman" w:hAnsi="Times New Roman"/>
          <w:szCs w:val="24"/>
          <w:lang w:val="en-GB"/>
        </w:rPr>
      </w:pPr>
      <w:r w:rsidRPr="00D11535">
        <w:rPr>
          <w:rFonts w:ascii="Times New Roman" w:hAnsi="Times New Roman"/>
          <w:szCs w:val="24"/>
          <w:lang w:val="en-GB"/>
        </w:rPr>
        <w:t xml:space="preserve">Figure 8 </w:t>
      </w:r>
      <w:del w:id="65" w:author="guido.rezende" w:date="2018-12-21T14:47:00Z">
        <w:r w:rsidRPr="00D11535" w:rsidDel="009E5828">
          <w:rPr>
            <w:rFonts w:ascii="Times New Roman" w:hAnsi="Times New Roman"/>
            <w:szCs w:val="24"/>
            <w:lang w:val="en-GB"/>
          </w:rPr>
          <w:delText>w</w:delText>
        </w:r>
        <w:r w:rsidDel="009E5828">
          <w:rPr>
            <w:rFonts w:ascii="Times New Roman" w:hAnsi="Times New Roman"/>
            <w:szCs w:val="24"/>
            <w:lang w:val="en-GB"/>
          </w:rPr>
          <w:delText>as</w:delText>
        </w:r>
        <w:r w:rsidRPr="00D11535" w:rsidDel="009E5828">
          <w:rPr>
            <w:rFonts w:ascii="Times New Roman" w:hAnsi="Times New Roman"/>
            <w:szCs w:val="24"/>
            <w:lang w:val="en-GB"/>
          </w:rPr>
          <w:delText xml:space="preserve"> exemplified</w:delText>
        </w:r>
      </w:del>
      <w:ins w:id="66" w:author="guido.rezende" w:date="2018-12-21T14:47:00Z">
        <w:r w:rsidR="009E5828">
          <w:rPr>
            <w:rFonts w:ascii="Times New Roman" w:hAnsi="Times New Roman"/>
            <w:szCs w:val="24"/>
            <w:lang w:val="en-GB"/>
          </w:rPr>
          <w:t xml:space="preserve"> shows</w:t>
        </w:r>
      </w:ins>
      <w:r w:rsidRPr="00D11535">
        <w:rPr>
          <w:rFonts w:ascii="Times New Roman" w:hAnsi="Times New Roman"/>
          <w:szCs w:val="24"/>
          <w:lang w:val="en-GB"/>
        </w:rPr>
        <w:t xml:space="preserve"> the σ-ε curves of the 5 </w:t>
      </w:r>
      <w:r>
        <w:rPr>
          <w:rFonts w:ascii="Times New Roman" w:hAnsi="Times New Roman"/>
          <w:szCs w:val="24"/>
          <w:lang w:val="en-GB"/>
        </w:rPr>
        <w:t>SP</w:t>
      </w:r>
      <w:r w:rsidRPr="00D11535">
        <w:rPr>
          <w:rFonts w:ascii="Times New Roman" w:hAnsi="Times New Roman"/>
          <w:szCs w:val="24"/>
          <w:lang w:val="en-GB"/>
        </w:rPr>
        <w:t>s tested in the XY direction. In this case</w:t>
      </w:r>
      <w:r>
        <w:rPr>
          <w:rFonts w:ascii="Times New Roman" w:hAnsi="Times New Roman"/>
          <w:szCs w:val="24"/>
          <w:lang w:val="en-GB"/>
        </w:rPr>
        <w:t>,</w:t>
      </w:r>
      <w:r w:rsidRPr="00D11535">
        <w:rPr>
          <w:rFonts w:ascii="Times New Roman" w:hAnsi="Times New Roman"/>
          <w:szCs w:val="24"/>
          <w:lang w:val="en-GB"/>
        </w:rPr>
        <w:t xml:space="preserve"> there is repeatability in </w:t>
      </w:r>
      <w:r>
        <w:rPr>
          <w:rFonts w:ascii="Times New Roman" w:hAnsi="Times New Roman"/>
          <w:szCs w:val="24"/>
          <w:lang w:val="en-GB"/>
        </w:rPr>
        <w:t>the all results, both in the elastic</w:t>
      </w:r>
      <w:r w:rsidRPr="00D11535">
        <w:rPr>
          <w:rFonts w:ascii="Times New Roman" w:hAnsi="Times New Roman"/>
          <w:szCs w:val="24"/>
          <w:lang w:val="en-GB"/>
        </w:rPr>
        <w:t xml:space="preserve"> and the plastic deformation</w:t>
      </w:r>
      <w:r>
        <w:rPr>
          <w:rFonts w:ascii="Times New Roman" w:hAnsi="Times New Roman"/>
          <w:szCs w:val="24"/>
          <w:lang w:val="en-GB"/>
        </w:rPr>
        <w:t xml:space="preserve"> curve</w:t>
      </w:r>
      <w:r w:rsidRPr="00D11535">
        <w:rPr>
          <w:rFonts w:ascii="Times New Roman" w:hAnsi="Times New Roman"/>
          <w:szCs w:val="24"/>
          <w:lang w:val="en-GB"/>
        </w:rPr>
        <w:t xml:space="preserve">. In the XZ, YX, YZ, ZX and ZY </w:t>
      </w:r>
      <w:r w:rsidR="000B0BEB">
        <w:rPr>
          <w:rFonts w:ascii="Times New Roman" w:hAnsi="Times New Roman"/>
          <w:szCs w:val="24"/>
          <w:lang w:val="en-GB"/>
        </w:rPr>
        <w:t>orientations</w:t>
      </w:r>
      <w:r w:rsidR="000B0BEB" w:rsidRPr="00D11535">
        <w:rPr>
          <w:rFonts w:ascii="Times New Roman" w:hAnsi="Times New Roman"/>
          <w:szCs w:val="24"/>
          <w:lang w:val="en-GB"/>
        </w:rPr>
        <w:t xml:space="preserve"> </w:t>
      </w:r>
      <w:r w:rsidRPr="00D11535">
        <w:rPr>
          <w:rFonts w:ascii="Times New Roman" w:hAnsi="Times New Roman"/>
          <w:szCs w:val="24"/>
          <w:lang w:val="en-GB"/>
        </w:rPr>
        <w:t xml:space="preserve">the </w:t>
      </w:r>
      <w:r w:rsidR="00E64F09" w:rsidRPr="00D11535">
        <w:rPr>
          <w:rFonts w:ascii="Times New Roman" w:hAnsi="Times New Roman"/>
          <w:szCs w:val="24"/>
          <w:lang w:val="en-GB"/>
        </w:rPr>
        <w:t>behaviour</w:t>
      </w:r>
      <w:r w:rsidR="00E64F09">
        <w:rPr>
          <w:rFonts w:ascii="Times New Roman" w:hAnsi="Times New Roman"/>
          <w:szCs w:val="24"/>
          <w:lang w:val="en-GB"/>
        </w:rPr>
        <w:t xml:space="preserve"> </w:t>
      </w:r>
      <w:r w:rsidR="000B0BEB">
        <w:rPr>
          <w:rFonts w:ascii="Times New Roman" w:hAnsi="Times New Roman"/>
          <w:szCs w:val="24"/>
          <w:lang w:val="en-GB"/>
        </w:rPr>
        <w:t xml:space="preserve">of </w:t>
      </w:r>
      <w:r w:rsidR="000B0BEB" w:rsidRPr="00E64F09">
        <w:rPr>
          <w:rFonts w:ascii="Times New Roman" w:hAnsi="Times New Roman"/>
          <w:szCs w:val="24"/>
          <w:lang w:val="en-GB"/>
        </w:rPr>
        <w:t xml:space="preserve">σ-ε </w:t>
      </w:r>
      <w:r w:rsidR="000B0BEB">
        <w:rPr>
          <w:rFonts w:ascii="Times New Roman" w:hAnsi="Times New Roman"/>
          <w:szCs w:val="24"/>
          <w:lang w:val="en-GB"/>
        </w:rPr>
        <w:t xml:space="preserve">curves </w:t>
      </w:r>
      <w:r w:rsidR="00E64F09">
        <w:rPr>
          <w:rFonts w:ascii="Times New Roman" w:hAnsi="Times New Roman"/>
          <w:szCs w:val="24"/>
          <w:lang w:val="en-GB"/>
        </w:rPr>
        <w:t xml:space="preserve">showed </w:t>
      </w:r>
      <w:r w:rsidR="00E64F09" w:rsidRPr="00D11535">
        <w:rPr>
          <w:rFonts w:ascii="Times New Roman" w:hAnsi="Times New Roman"/>
          <w:szCs w:val="24"/>
          <w:lang w:val="en-GB"/>
        </w:rPr>
        <w:t>the</w:t>
      </w:r>
      <w:r w:rsidRPr="00D11535">
        <w:rPr>
          <w:rFonts w:ascii="Times New Roman" w:hAnsi="Times New Roman"/>
          <w:szCs w:val="24"/>
          <w:lang w:val="en-GB"/>
        </w:rPr>
        <w:t xml:space="preserve"> similar repeatability and therefore </w:t>
      </w:r>
      <w:proofErr w:type="gramStart"/>
      <w:r w:rsidR="006073F4" w:rsidRPr="00D11535">
        <w:rPr>
          <w:rFonts w:ascii="Times New Roman" w:hAnsi="Times New Roman"/>
          <w:szCs w:val="24"/>
          <w:lang w:val="en-GB"/>
        </w:rPr>
        <w:t>w</w:t>
      </w:r>
      <w:r w:rsidR="006073F4">
        <w:rPr>
          <w:rFonts w:ascii="Times New Roman" w:hAnsi="Times New Roman"/>
          <w:szCs w:val="24"/>
          <w:lang w:val="en-GB"/>
        </w:rPr>
        <w:t>ere</w:t>
      </w:r>
      <w:proofErr w:type="gramEnd"/>
      <w:r w:rsidRPr="00D11535">
        <w:rPr>
          <w:rFonts w:ascii="Times New Roman" w:hAnsi="Times New Roman"/>
          <w:szCs w:val="24"/>
          <w:lang w:val="en-GB"/>
        </w:rPr>
        <w:t xml:space="preserve"> not presented</w:t>
      </w:r>
      <w:r w:rsidR="00E64F09">
        <w:rPr>
          <w:rFonts w:ascii="Times New Roman" w:hAnsi="Times New Roman"/>
          <w:szCs w:val="24"/>
          <w:lang w:val="en-GB"/>
        </w:rPr>
        <w:t xml:space="preserve"> here</w:t>
      </w:r>
      <w:r w:rsidRPr="00D11535">
        <w:rPr>
          <w:rFonts w:ascii="Times New Roman" w:hAnsi="Times New Roman"/>
          <w:szCs w:val="24"/>
          <w:lang w:val="en-GB"/>
        </w:rPr>
        <w:t>.</w:t>
      </w:r>
    </w:p>
    <w:p w:rsidR="00D04922" w:rsidRPr="00A12CAE" w:rsidRDefault="00D04922" w:rsidP="00D04922">
      <w:pPr>
        <w:pStyle w:val="PargrafodaLista"/>
        <w:spacing w:line="360" w:lineRule="auto"/>
        <w:ind w:left="0"/>
        <w:jc w:val="center"/>
        <w:rPr>
          <w:rFonts w:ascii="Times New Roman" w:hAnsi="Times New Roman"/>
          <w:szCs w:val="24"/>
          <w:lang w:val="en-GB"/>
        </w:rPr>
      </w:pPr>
      <w:r w:rsidRPr="00A12CAE">
        <w:rPr>
          <w:rFonts w:ascii="Times New Roman" w:hAnsi="Times New Roman"/>
          <w:noProof/>
          <w:szCs w:val="24"/>
        </w:rPr>
        <w:lastRenderedPageBreak/>
        <w:drawing>
          <wp:inline distT="0" distB="0" distL="0" distR="0">
            <wp:extent cx="3733616" cy="2944167"/>
            <wp:effectExtent l="0" t="0" r="0" b="0"/>
            <wp:docPr id="17" name="Imagem 16" descr="S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S"/>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910" t="8784" r="11028" b="5279"/>
                    <a:stretch/>
                  </pic:blipFill>
                  <pic:spPr bwMode="auto">
                    <a:xfrm>
                      <a:off x="0" y="0"/>
                      <a:ext cx="3733800" cy="294431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64F09" w:rsidRPr="00A12CAE" w:rsidRDefault="00E64F09" w:rsidP="00E64F09">
      <w:pPr>
        <w:spacing w:line="360" w:lineRule="auto"/>
        <w:ind w:firstLine="708"/>
        <w:jc w:val="center"/>
        <w:rPr>
          <w:rFonts w:ascii="Times New Roman" w:hAnsi="Times New Roman"/>
          <w:szCs w:val="24"/>
          <w:lang w:val="en-GB"/>
        </w:rPr>
      </w:pPr>
      <w:proofErr w:type="gramStart"/>
      <w:r w:rsidRPr="00E64F09">
        <w:rPr>
          <w:rFonts w:ascii="Times New Roman" w:hAnsi="Times New Roman"/>
          <w:szCs w:val="24"/>
          <w:lang w:val="en-GB"/>
        </w:rPr>
        <w:t>Figure 8.</w:t>
      </w:r>
      <w:proofErr w:type="gramEnd"/>
      <w:r w:rsidRPr="00E64F09">
        <w:rPr>
          <w:rFonts w:ascii="Times New Roman" w:hAnsi="Times New Roman"/>
          <w:szCs w:val="24"/>
          <w:lang w:val="en-GB"/>
        </w:rPr>
        <w:t xml:space="preserve"> </w:t>
      </w:r>
      <w:proofErr w:type="gramStart"/>
      <w:r w:rsidRPr="00E64F09">
        <w:rPr>
          <w:rFonts w:ascii="Times New Roman" w:hAnsi="Times New Roman"/>
          <w:szCs w:val="24"/>
          <w:lang w:val="en-GB"/>
        </w:rPr>
        <w:t>σ-ε</w:t>
      </w:r>
      <w:proofErr w:type="gramEnd"/>
      <w:r w:rsidRPr="00E64F09">
        <w:rPr>
          <w:rFonts w:ascii="Times New Roman" w:hAnsi="Times New Roman"/>
          <w:szCs w:val="24"/>
          <w:lang w:val="en-GB"/>
        </w:rPr>
        <w:t xml:space="preserve"> </w:t>
      </w:r>
      <w:r>
        <w:rPr>
          <w:rFonts w:ascii="Times New Roman" w:hAnsi="Times New Roman"/>
          <w:szCs w:val="24"/>
          <w:lang w:val="en-GB"/>
        </w:rPr>
        <w:t>c</w:t>
      </w:r>
      <w:r w:rsidRPr="00E64F09">
        <w:rPr>
          <w:rFonts w:ascii="Times New Roman" w:hAnsi="Times New Roman"/>
          <w:szCs w:val="24"/>
          <w:lang w:val="en-GB"/>
        </w:rPr>
        <w:t xml:space="preserve">urves of PA </w:t>
      </w:r>
      <w:r>
        <w:rPr>
          <w:rFonts w:ascii="Times New Roman" w:hAnsi="Times New Roman"/>
          <w:szCs w:val="24"/>
          <w:lang w:val="en-GB"/>
        </w:rPr>
        <w:t>manufacture</w:t>
      </w:r>
      <w:r w:rsidRPr="00E64F09">
        <w:rPr>
          <w:rFonts w:ascii="Times New Roman" w:hAnsi="Times New Roman"/>
          <w:szCs w:val="24"/>
          <w:lang w:val="en-GB"/>
        </w:rPr>
        <w:t xml:space="preserve"> by SLS in XY direction.</w:t>
      </w:r>
    </w:p>
    <w:p w:rsidR="00D04922" w:rsidRPr="00A12CAE" w:rsidRDefault="00E64F09" w:rsidP="00D04922">
      <w:pPr>
        <w:spacing w:line="360" w:lineRule="auto"/>
        <w:rPr>
          <w:rFonts w:ascii="Times New Roman" w:hAnsi="Times New Roman"/>
          <w:szCs w:val="24"/>
          <w:lang w:val="en-GB"/>
        </w:rPr>
      </w:pPr>
      <w:r>
        <w:rPr>
          <w:rFonts w:ascii="Times New Roman" w:hAnsi="Times New Roman"/>
          <w:szCs w:val="24"/>
          <w:lang w:val="en-GB"/>
        </w:rPr>
        <w:tab/>
      </w:r>
      <w:r w:rsidRPr="00E64F09">
        <w:rPr>
          <w:rFonts w:ascii="Times New Roman" w:hAnsi="Times New Roman"/>
          <w:szCs w:val="24"/>
          <w:lang w:val="en-GB"/>
        </w:rPr>
        <w:t xml:space="preserve">In Figure 9 are exemplified σ-ε curves for each </w:t>
      </w:r>
      <w:r>
        <w:rPr>
          <w:rFonts w:ascii="Times New Roman" w:hAnsi="Times New Roman"/>
          <w:szCs w:val="24"/>
          <w:lang w:val="en-GB"/>
        </w:rPr>
        <w:t xml:space="preserve">3D </w:t>
      </w:r>
      <w:r w:rsidRPr="00E64F09">
        <w:rPr>
          <w:rFonts w:ascii="Times New Roman" w:hAnsi="Times New Roman"/>
          <w:szCs w:val="24"/>
          <w:lang w:val="en-GB"/>
        </w:rPr>
        <w:t>print</w:t>
      </w:r>
      <w:r>
        <w:rPr>
          <w:rFonts w:ascii="Times New Roman" w:hAnsi="Times New Roman"/>
          <w:szCs w:val="24"/>
          <w:lang w:val="en-GB"/>
        </w:rPr>
        <w:t>ed</w:t>
      </w:r>
      <w:r w:rsidRPr="00E64F09">
        <w:rPr>
          <w:rFonts w:ascii="Times New Roman" w:hAnsi="Times New Roman"/>
          <w:szCs w:val="24"/>
          <w:lang w:val="en-GB"/>
        </w:rPr>
        <w:t xml:space="preserve"> </w:t>
      </w:r>
      <w:r>
        <w:rPr>
          <w:rFonts w:ascii="Times New Roman" w:hAnsi="Times New Roman"/>
          <w:szCs w:val="24"/>
          <w:lang w:val="en-GB"/>
        </w:rPr>
        <w:t>orientation</w:t>
      </w:r>
      <w:r w:rsidRPr="00E64F09">
        <w:rPr>
          <w:rFonts w:ascii="Times New Roman" w:hAnsi="Times New Roman"/>
          <w:szCs w:val="24"/>
          <w:lang w:val="en-GB"/>
        </w:rPr>
        <w:t>.</w:t>
      </w:r>
    </w:p>
    <w:p w:rsidR="00D04922" w:rsidRPr="00A12CAE" w:rsidRDefault="00D04922" w:rsidP="00D04922">
      <w:pPr>
        <w:spacing w:line="360" w:lineRule="auto"/>
        <w:jc w:val="center"/>
        <w:rPr>
          <w:rFonts w:ascii="Times New Roman" w:hAnsi="Times New Roman"/>
          <w:szCs w:val="24"/>
          <w:lang w:val="en-GB"/>
        </w:rPr>
      </w:pPr>
      <w:r w:rsidRPr="000B0BEB">
        <w:rPr>
          <w:rFonts w:ascii="Times New Roman" w:hAnsi="Times New Roman"/>
          <w:noProof/>
          <w:szCs w:val="24"/>
          <w:highlight w:val="yellow"/>
        </w:rPr>
        <w:drawing>
          <wp:inline distT="0" distB="0" distL="0" distR="0">
            <wp:extent cx="3693546" cy="2939415"/>
            <wp:effectExtent l="0" t="0" r="0" b="0"/>
            <wp:docPr id="10" name="Imagem 10" descr="C:\Users\jorge\AppData\Local\Microsoft\Windows\INetCache\Content.Word\SLS_Comparativ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rge\AppData\Local\Microsoft\Windows\INetCache\Content.Word\SLS_Comparativo.tif"/>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460" t="9091" r="10324" b="5307"/>
                    <a:stretch/>
                  </pic:blipFill>
                  <pic:spPr bwMode="auto">
                    <a:xfrm>
                      <a:off x="0" y="0"/>
                      <a:ext cx="3696481" cy="294175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242291" w:rsidRPr="00A12CAE">
        <w:rPr>
          <w:rFonts w:ascii="Times New Roman" w:hAnsi="Times New Roman"/>
          <w:noProof/>
          <w:szCs w:val="24"/>
        </w:rPr>
        <w:drawing>
          <wp:inline distT="0" distB="0" distL="0" distR="0">
            <wp:extent cx="1475795" cy="2480807"/>
            <wp:effectExtent l="19050" t="0" r="0" b="0"/>
            <wp:docPr id="22" name="Imagem 2" descr="DSC_2406_Edi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2406_Editado.jpg"/>
                    <pic:cNvPicPr/>
                  </pic:nvPicPr>
                  <pic:blipFill rotWithShape="1">
                    <a:blip r:embed="rId12" cstate="print"/>
                    <a:srcRect t="-2" b="-992"/>
                    <a:stretch/>
                  </pic:blipFill>
                  <pic:spPr bwMode="auto">
                    <a:xfrm>
                      <a:off x="0" y="0"/>
                      <a:ext cx="1475795" cy="248080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04922" w:rsidRPr="00125382" w:rsidRDefault="00E64F09" w:rsidP="00D04922">
      <w:pPr>
        <w:spacing w:line="360" w:lineRule="auto"/>
        <w:jc w:val="center"/>
        <w:rPr>
          <w:rFonts w:ascii="Times New Roman" w:hAnsi="Times New Roman"/>
          <w:szCs w:val="24"/>
          <w:lang w:val="en-US"/>
        </w:rPr>
      </w:pPr>
      <w:commentRangeStart w:id="67"/>
      <w:proofErr w:type="gramStart"/>
      <w:r w:rsidRPr="00125382">
        <w:rPr>
          <w:rFonts w:ascii="Times New Roman" w:hAnsi="Times New Roman"/>
          <w:szCs w:val="24"/>
          <w:lang w:val="en-US"/>
        </w:rPr>
        <w:t>Figure</w:t>
      </w:r>
      <w:r w:rsidR="00D04922" w:rsidRPr="00125382">
        <w:rPr>
          <w:rFonts w:ascii="Times New Roman" w:hAnsi="Times New Roman"/>
          <w:szCs w:val="24"/>
          <w:lang w:val="en-US"/>
        </w:rPr>
        <w:t xml:space="preserve"> 9.</w:t>
      </w:r>
      <w:proofErr w:type="gramEnd"/>
      <w:r w:rsidR="00D04922" w:rsidRPr="00125382">
        <w:rPr>
          <w:rFonts w:ascii="Times New Roman" w:hAnsi="Times New Roman"/>
          <w:szCs w:val="24"/>
          <w:lang w:val="en-US"/>
        </w:rPr>
        <w:t xml:space="preserve"> </w:t>
      </w:r>
      <w:proofErr w:type="gramStart"/>
      <w:r w:rsidRPr="00E64F09">
        <w:rPr>
          <w:rFonts w:ascii="Times New Roman" w:hAnsi="Times New Roman"/>
          <w:szCs w:val="24"/>
          <w:lang w:val="en-GB"/>
        </w:rPr>
        <w:t>σ</w:t>
      </w:r>
      <w:r w:rsidRPr="00125382">
        <w:rPr>
          <w:rFonts w:ascii="Times New Roman" w:hAnsi="Times New Roman"/>
          <w:szCs w:val="24"/>
          <w:lang w:val="en-US"/>
        </w:rPr>
        <w:t>-</w:t>
      </w:r>
      <w:r w:rsidRPr="00E64F09">
        <w:rPr>
          <w:rFonts w:ascii="Times New Roman" w:hAnsi="Times New Roman"/>
          <w:szCs w:val="24"/>
          <w:lang w:val="en-GB"/>
        </w:rPr>
        <w:t>ε</w:t>
      </w:r>
      <w:proofErr w:type="gramEnd"/>
      <w:r w:rsidRPr="00125382">
        <w:rPr>
          <w:rFonts w:ascii="Times New Roman" w:hAnsi="Times New Roman"/>
          <w:szCs w:val="24"/>
          <w:lang w:val="en-US"/>
        </w:rPr>
        <w:t xml:space="preserve"> curves </w:t>
      </w:r>
      <w:r w:rsidRPr="00E64F09">
        <w:rPr>
          <w:rFonts w:ascii="Times New Roman" w:hAnsi="Times New Roman"/>
          <w:szCs w:val="24"/>
          <w:lang w:val="en-GB"/>
        </w:rPr>
        <w:t xml:space="preserve">of PA </w:t>
      </w:r>
      <w:r>
        <w:rPr>
          <w:rFonts w:ascii="Times New Roman" w:hAnsi="Times New Roman"/>
          <w:szCs w:val="24"/>
          <w:lang w:val="en-GB"/>
        </w:rPr>
        <w:t>manufacture</w:t>
      </w:r>
      <w:r w:rsidRPr="00E64F09">
        <w:rPr>
          <w:rFonts w:ascii="Times New Roman" w:hAnsi="Times New Roman"/>
          <w:szCs w:val="24"/>
          <w:lang w:val="en-GB"/>
        </w:rPr>
        <w:t xml:space="preserve"> by SLS</w:t>
      </w:r>
      <w:r w:rsidRPr="00125382">
        <w:rPr>
          <w:rFonts w:ascii="Times New Roman" w:hAnsi="Times New Roman"/>
          <w:szCs w:val="24"/>
          <w:lang w:val="en-US"/>
        </w:rPr>
        <w:t xml:space="preserve"> </w:t>
      </w:r>
      <w:r w:rsidRPr="00E64F09">
        <w:rPr>
          <w:rFonts w:ascii="Times New Roman" w:hAnsi="Times New Roman"/>
          <w:szCs w:val="24"/>
          <w:lang w:val="en-GB"/>
        </w:rPr>
        <w:t xml:space="preserve">for each </w:t>
      </w:r>
      <w:r>
        <w:rPr>
          <w:rFonts w:ascii="Times New Roman" w:hAnsi="Times New Roman"/>
          <w:szCs w:val="24"/>
          <w:lang w:val="en-GB"/>
        </w:rPr>
        <w:t xml:space="preserve">3D </w:t>
      </w:r>
      <w:r w:rsidRPr="00E64F09">
        <w:rPr>
          <w:rFonts w:ascii="Times New Roman" w:hAnsi="Times New Roman"/>
          <w:szCs w:val="24"/>
          <w:lang w:val="en-GB"/>
        </w:rPr>
        <w:t>print</w:t>
      </w:r>
      <w:r>
        <w:rPr>
          <w:rFonts w:ascii="Times New Roman" w:hAnsi="Times New Roman"/>
          <w:szCs w:val="24"/>
          <w:lang w:val="en-GB"/>
        </w:rPr>
        <w:t>ed</w:t>
      </w:r>
      <w:r w:rsidRPr="00E64F09">
        <w:rPr>
          <w:rFonts w:ascii="Times New Roman" w:hAnsi="Times New Roman"/>
          <w:szCs w:val="24"/>
          <w:lang w:val="en-GB"/>
        </w:rPr>
        <w:t xml:space="preserve"> </w:t>
      </w:r>
      <w:r>
        <w:rPr>
          <w:rFonts w:ascii="Times New Roman" w:hAnsi="Times New Roman"/>
          <w:szCs w:val="24"/>
          <w:lang w:val="en-GB"/>
        </w:rPr>
        <w:t>orientation</w:t>
      </w:r>
      <w:r w:rsidR="00D04922" w:rsidRPr="00125382">
        <w:rPr>
          <w:rFonts w:ascii="Times New Roman" w:hAnsi="Times New Roman"/>
          <w:szCs w:val="24"/>
          <w:lang w:val="en-US"/>
        </w:rPr>
        <w:t>.</w:t>
      </w:r>
      <w:commentRangeEnd w:id="67"/>
      <w:r w:rsidR="000B0BEB">
        <w:rPr>
          <w:rStyle w:val="Refdecomentrio"/>
        </w:rPr>
        <w:commentReference w:id="67"/>
      </w:r>
    </w:p>
    <w:p w:rsidR="00125382" w:rsidRDefault="00125382" w:rsidP="00125382">
      <w:pPr>
        <w:spacing w:line="360" w:lineRule="auto"/>
        <w:rPr>
          <w:rFonts w:ascii="Times New Roman" w:hAnsi="Times New Roman"/>
          <w:szCs w:val="24"/>
          <w:lang w:val="en-US"/>
        </w:rPr>
      </w:pPr>
    </w:p>
    <w:p w:rsidR="00125382" w:rsidRPr="00125382" w:rsidRDefault="00F33C7A" w:rsidP="00125382">
      <w:pPr>
        <w:spacing w:line="360" w:lineRule="auto"/>
        <w:rPr>
          <w:rFonts w:ascii="Times New Roman" w:hAnsi="Times New Roman"/>
          <w:szCs w:val="24"/>
          <w:lang w:val="en-US"/>
        </w:rPr>
      </w:pPr>
      <w:r>
        <w:rPr>
          <w:rFonts w:ascii="Times New Roman" w:hAnsi="Times New Roman"/>
          <w:szCs w:val="24"/>
          <w:lang w:val="en-US"/>
        </w:rPr>
        <w:tab/>
      </w:r>
      <w:r w:rsidR="00125382" w:rsidRPr="00125382">
        <w:rPr>
          <w:rFonts w:ascii="Times New Roman" w:hAnsi="Times New Roman"/>
          <w:szCs w:val="24"/>
          <w:lang w:val="en-US"/>
        </w:rPr>
        <w:t xml:space="preserve">In the σ-ε curves of Figure 9 a more ductile behavior is observed in the XY and XZ </w:t>
      </w:r>
      <w:r w:rsidR="00125382">
        <w:rPr>
          <w:rFonts w:ascii="Times New Roman" w:hAnsi="Times New Roman"/>
          <w:szCs w:val="24"/>
          <w:lang w:val="en-US"/>
        </w:rPr>
        <w:t>orientations</w:t>
      </w:r>
      <w:r w:rsidR="00125382" w:rsidRPr="00125382">
        <w:rPr>
          <w:rFonts w:ascii="Times New Roman" w:hAnsi="Times New Roman"/>
          <w:szCs w:val="24"/>
          <w:lang w:val="en-US"/>
        </w:rPr>
        <w:t xml:space="preserve">. On the other hand, the </w:t>
      </w:r>
      <w:r w:rsidR="00125382">
        <w:rPr>
          <w:rFonts w:ascii="Times New Roman" w:hAnsi="Times New Roman"/>
          <w:szCs w:val="24"/>
          <w:lang w:val="en-US"/>
        </w:rPr>
        <w:t>SP</w:t>
      </w:r>
      <w:r w:rsidR="00125382" w:rsidRPr="00125382">
        <w:rPr>
          <w:rFonts w:ascii="Times New Roman" w:hAnsi="Times New Roman"/>
          <w:szCs w:val="24"/>
          <w:lang w:val="en-US"/>
        </w:rPr>
        <w:t xml:space="preserve">s </w:t>
      </w:r>
      <w:r w:rsidR="00125382">
        <w:rPr>
          <w:rFonts w:ascii="Times New Roman" w:hAnsi="Times New Roman"/>
          <w:szCs w:val="24"/>
          <w:lang w:val="en-US"/>
        </w:rPr>
        <w:t>manufactured</w:t>
      </w:r>
      <w:r w:rsidR="00125382" w:rsidRPr="00125382">
        <w:rPr>
          <w:rFonts w:ascii="Times New Roman" w:hAnsi="Times New Roman"/>
          <w:szCs w:val="24"/>
          <w:lang w:val="en-US"/>
        </w:rPr>
        <w:t xml:space="preserve"> in the Z</w:t>
      </w:r>
      <w:r w:rsidR="00125382">
        <w:rPr>
          <w:rFonts w:ascii="Times New Roman" w:hAnsi="Times New Roman"/>
          <w:szCs w:val="24"/>
          <w:lang w:val="en-US"/>
        </w:rPr>
        <w:t xml:space="preserve">X </w:t>
      </w:r>
      <w:ins w:id="68" w:author="guido.rezende" w:date="2018-12-21T14:50:00Z">
        <w:r w:rsidR="009E5828">
          <w:rPr>
            <w:rFonts w:ascii="Times New Roman" w:hAnsi="Times New Roman"/>
            <w:szCs w:val="24"/>
            <w:lang w:val="en-US"/>
          </w:rPr>
          <w:t xml:space="preserve">and ZY </w:t>
        </w:r>
      </w:ins>
      <w:r w:rsidR="00125382">
        <w:rPr>
          <w:rFonts w:ascii="Times New Roman" w:hAnsi="Times New Roman"/>
          <w:szCs w:val="24"/>
          <w:lang w:val="en-US"/>
        </w:rPr>
        <w:t>orientation</w:t>
      </w:r>
      <w:r w:rsidR="00125382" w:rsidRPr="00125382">
        <w:rPr>
          <w:rFonts w:ascii="Times New Roman" w:hAnsi="Times New Roman"/>
          <w:szCs w:val="24"/>
          <w:lang w:val="en-US"/>
        </w:rPr>
        <w:t xml:space="preserve"> presented a </w:t>
      </w:r>
      <w:r w:rsidR="00125382">
        <w:rPr>
          <w:rFonts w:ascii="Times New Roman" w:hAnsi="Times New Roman"/>
          <w:szCs w:val="24"/>
          <w:lang w:val="en-US"/>
        </w:rPr>
        <w:t>lower</w:t>
      </w:r>
      <w:r w:rsidR="00125382" w:rsidRPr="00125382">
        <w:rPr>
          <w:rFonts w:ascii="Times New Roman" w:hAnsi="Times New Roman"/>
          <w:szCs w:val="24"/>
          <w:lang w:val="en-US"/>
        </w:rPr>
        <w:t xml:space="preserve"> ductile behavior (approximately half the total deformation), consequently</w:t>
      </w:r>
      <w:r w:rsidR="00125382">
        <w:rPr>
          <w:rFonts w:ascii="Times New Roman" w:hAnsi="Times New Roman"/>
          <w:szCs w:val="24"/>
          <w:lang w:val="en-US"/>
        </w:rPr>
        <w:t>,</w:t>
      </w:r>
      <w:r w:rsidR="00125382" w:rsidRPr="00125382">
        <w:rPr>
          <w:rFonts w:ascii="Times New Roman" w:hAnsi="Times New Roman"/>
          <w:szCs w:val="24"/>
          <w:lang w:val="en-US"/>
        </w:rPr>
        <w:t xml:space="preserve"> presenting higher values of </w:t>
      </w:r>
      <w:r w:rsidR="00125382">
        <w:rPr>
          <w:rFonts w:ascii="Times New Roman" w:hAnsi="Times New Roman"/>
          <w:szCs w:val="24"/>
          <w:lang w:val="en-US"/>
        </w:rPr>
        <w:t xml:space="preserve">ultimate tensile </w:t>
      </w:r>
      <w:r w:rsidR="00125382" w:rsidRPr="00125382">
        <w:rPr>
          <w:rFonts w:ascii="Times New Roman" w:hAnsi="Times New Roman"/>
          <w:szCs w:val="24"/>
          <w:lang w:val="en-US"/>
        </w:rPr>
        <w:t xml:space="preserve">strength, yield </w:t>
      </w:r>
      <w:r w:rsidR="00125382">
        <w:rPr>
          <w:rFonts w:ascii="Times New Roman" w:hAnsi="Times New Roman"/>
          <w:szCs w:val="24"/>
          <w:lang w:val="en-US"/>
        </w:rPr>
        <w:t>strength</w:t>
      </w:r>
      <w:r w:rsidR="00125382" w:rsidRPr="00125382">
        <w:rPr>
          <w:rFonts w:ascii="Times New Roman" w:hAnsi="Times New Roman"/>
          <w:szCs w:val="24"/>
          <w:lang w:val="en-US"/>
        </w:rPr>
        <w:t xml:space="preserve"> and </w:t>
      </w:r>
      <w:r w:rsidR="000B0BEB">
        <w:rPr>
          <w:rFonts w:ascii="Times New Roman" w:hAnsi="Times New Roman"/>
          <w:szCs w:val="24"/>
          <w:lang w:val="en-US"/>
        </w:rPr>
        <w:t xml:space="preserve">elastic </w:t>
      </w:r>
      <w:r w:rsidR="00125382" w:rsidRPr="00125382">
        <w:rPr>
          <w:rFonts w:ascii="Times New Roman" w:hAnsi="Times New Roman"/>
          <w:szCs w:val="24"/>
          <w:lang w:val="en-US"/>
        </w:rPr>
        <w:t xml:space="preserve">modulus. For </w:t>
      </w:r>
      <w:r w:rsidR="000B0BEB">
        <w:rPr>
          <w:rFonts w:ascii="Times New Roman" w:hAnsi="Times New Roman"/>
          <w:szCs w:val="24"/>
          <w:lang w:val="en-US"/>
        </w:rPr>
        <w:t>Z orientations</w:t>
      </w:r>
      <w:r w:rsidR="00125382" w:rsidRPr="00125382">
        <w:rPr>
          <w:rFonts w:ascii="Times New Roman" w:hAnsi="Times New Roman"/>
          <w:szCs w:val="24"/>
          <w:lang w:val="en-US"/>
        </w:rPr>
        <w:t xml:space="preserve">, the </w:t>
      </w:r>
      <w:r w:rsidR="000B0BEB">
        <w:rPr>
          <w:rFonts w:ascii="Times New Roman" w:hAnsi="Times New Roman"/>
          <w:szCs w:val="24"/>
          <w:lang w:val="en-US"/>
        </w:rPr>
        <w:t>cross sectional</w:t>
      </w:r>
      <w:r w:rsidR="00125382" w:rsidRPr="00125382">
        <w:rPr>
          <w:rFonts w:ascii="Times New Roman" w:hAnsi="Times New Roman"/>
          <w:szCs w:val="24"/>
          <w:lang w:val="en-US"/>
        </w:rPr>
        <w:t xml:space="preserve"> </w:t>
      </w:r>
      <w:r w:rsidR="000B0BEB" w:rsidRPr="00125382">
        <w:rPr>
          <w:rFonts w:ascii="Times New Roman" w:hAnsi="Times New Roman"/>
          <w:szCs w:val="24"/>
          <w:lang w:val="en-US"/>
        </w:rPr>
        <w:t>area</w:t>
      </w:r>
      <w:r w:rsidR="000B0BEB">
        <w:rPr>
          <w:rFonts w:ascii="Times New Roman" w:hAnsi="Times New Roman"/>
          <w:szCs w:val="24"/>
          <w:lang w:val="en-US"/>
        </w:rPr>
        <w:t xml:space="preserve"> </w:t>
      </w:r>
      <w:r w:rsidR="000B0BEB" w:rsidRPr="00125382">
        <w:rPr>
          <w:rFonts w:ascii="Times New Roman" w:hAnsi="Times New Roman"/>
          <w:szCs w:val="24"/>
          <w:lang w:val="en-US"/>
        </w:rPr>
        <w:t>during laser</w:t>
      </w:r>
      <w:r w:rsidR="00125382" w:rsidRPr="00125382">
        <w:rPr>
          <w:rFonts w:ascii="Times New Roman" w:hAnsi="Times New Roman"/>
          <w:szCs w:val="24"/>
          <w:lang w:val="en-US"/>
        </w:rPr>
        <w:t xml:space="preserve"> scanning </w:t>
      </w:r>
      <w:r w:rsidR="000B0BEB">
        <w:rPr>
          <w:rFonts w:ascii="Times New Roman" w:hAnsi="Times New Roman"/>
          <w:szCs w:val="24"/>
          <w:lang w:val="en-US"/>
        </w:rPr>
        <w:t xml:space="preserve">in </w:t>
      </w:r>
      <w:r w:rsidR="00125382" w:rsidRPr="00125382">
        <w:rPr>
          <w:rFonts w:ascii="Times New Roman" w:hAnsi="Times New Roman"/>
          <w:szCs w:val="24"/>
          <w:lang w:val="en-US"/>
        </w:rPr>
        <w:t xml:space="preserve">the </w:t>
      </w:r>
      <w:r w:rsidR="000B0BEB">
        <w:rPr>
          <w:rFonts w:ascii="Times New Roman" w:hAnsi="Times New Roman"/>
          <w:szCs w:val="24"/>
          <w:lang w:val="en-US"/>
        </w:rPr>
        <w:lastRenderedPageBreak/>
        <w:t xml:space="preserve">additive manufacturing </w:t>
      </w:r>
      <w:r w:rsidR="00125382" w:rsidRPr="00125382">
        <w:rPr>
          <w:rFonts w:ascii="Times New Roman" w:hAnsi="Times New Roman"/>
          <w:szCs w:val="24"/>
          <w:lang w:val="en-US"/>
        </w:rPr>
        <w:t>process is smaller</w:t>
      </w:r>
      <w:r w:rsidR="000B0BEB">
        <w:rPr>
          <w:rFonts w:ascii="Times New Roman" w:hAnsi="Times New Roman"/>
          <w:szCs w:val="24"/>
          <w:lang w:val="en-US"/>
        </w:rPr>
        <w:t xml:space="preserve"> than another orientations</w:t>
      </w:r>
      <w:r w:rsidR="00125382" w:rsidRPr="00125382">
        <w:rPr>
          <w:rFonts w:ascii="Times New Roman" w:hAnsi="Times New Roman"/>
          <w:szCs w:val="24"/>
          <w:lang w:val="en-US"/>
        </w:rPr>
        <w:t>, which may favor a local temperature increase and, consequently, an increase in the molar mass of the PA by the post-condensation reaction (</w:t>
      </w:r>
      <w:proofErr w:type="spellStart"/>
      <w:del w:id="69" w:author="guido.rezende" w:date="2018-12-21T14:50:00Z">
        <w:r w:rsidR="00125382" w:rsidRPr="00125382" w:rsidDel="009E5828">
          <w:rPr>
            <w:rFonts w:ascii="Times New Roman" w:hAnsi="Times New Roman"/>
            <w:szCs w:val="24"/>
            <w:lang w:val="en-US"/>
          </w:rPr>
          <w:delText xml:space="preserve"> </w:delText>
        </w:r>
      </w:del>
      <w:r w:rsidR="00125382" w:rsidRPr="00125382">
        <w:rPr>
          <w:rFonts w:ascii="Times New Roman" w:hAnsi="Times New Roman"/>
          <w:szCs w:val="24"/>
          <w:lang w:val="en-US"/>
        </w:rPr>
        <w:t>Verbelen</w:t>
      </w:r>
      <w:proofErr w:type="spellEnd"/>
      <w:r w:rsidR="00125382" w:rsidRPr="00125382">
        <w:rPr>
          <w:rFonts w:ascii="Times New Roman" w:hAnsi="Times New Roman"/>
          <w:szCs w:val="24"/>
          <w:lang w:val="en-US"/>
        </w:rPr>
        <w:t xml:space="preserve"> et al., 2016). This would explain the increase in the mentioned properties.</w:t>
      </w:r>
    </w:p>
    <w:p w:rsidR="009C2151" w:rsidRPr="00125382" w:rsidRDefault="00F33C7A" w:rsidP="00125382">
      <w:pPr>
        <w:spacing w:line="360" w:lineRule="auto"/>
        <w:rPr>
          <w:rFonts w:ascii="Times New Roman" w:hAnsi="Times New Roman"/>
          <w:szCs w:val="24"/>
          <w:lang w:val="en-US"/>
        </w:rPr>
      </w:pPr>
      <w:r>
        <w:rPr>
          <w:rFonts w:ascii="Times New Roman" w:hAnsi="Times New Roman"/>
          <w:szCs w:val="24"/>
          <w:lang w:val="en-US"/>
        </w:rPr>
        <w:tab/>
      </w:r>
      <w:r w:rsidR="00125382" w:rsidRPr="00125382">
        <w:rPr>
          <w:rFonts w:ascii="Times New Roman" w:hAnsi="Times New Roman"/>
          <w:szCs w:val="24"/>
          <w:lang w:val="en-US"/>
        </w:rPr>
        <w:t xml:space="preserve">In general, the </w:t>
      </w:r>
      <w:r w:rsidR="000B0BEB">
        <w:rPr>
          <w:rFonts w:ascii="Times New Roman" w:hAnsi="Times New Roman"/>
          <w:szCs w:val="24"/>
          <w:lang w:val="en-US"/>
        </w:rPr>
        <w:t>SP</w:t>
      </w:r>
      <w:r w:rsidR="00125382" w:rsidRPr="00125382">
        <w:rPr>
          <w:rFonts w:ascii="Times New Roman" w:hAnsi="Times New Roman"/>
          <w:szCs w:val="24"/>
          <w:lang w:val="en-US"/>
        </w:rPr>
        <w:t>s manufactured in the ZX or ZY</w:t>
      </w:r>
      <w:r w:rsidR="000B0BEB">
        <w:rPr>
          <w:rFonts w:ascii="Times New Roman" w:hAnsi="Times New Roman"/>
          <w:szCs w:val="24"/>
          <w:lang w:val="en-US"/>
        </w:rPr>
        <w:t xml:space="preserve"> orientations</w:t>
      </w:r>
      <w:r w:rsidR="00125382" w:rsidRPr="00125382">
        <w:rPr>
          <w:rFonts w:ascii="Times New Roman" w:hAnsi="Times New Roman"/>
          <w:szCs w:val="24"/>
          <w:lang w:val="en-US"/>
        </w:rPr>
        <w:t xml:space="preserve"> had lower ductility, fracturing with little deformation.</w:t>
      </w:r>
    </w:p>
    <w:p w:rsidR="009B3B5D" w:rsidRPr="00A12CAE" w:rsidRDefault="009B3B5D" w:rsidP="00D04922">
      <w:pPr>
        <w:spacing w:line="360" w:lineRule="auto"/>
        <w:jc w:val="center"/>
        <w:rPr>
          <w:rFonts w:ascii="Times New Roman" w:hAnsi="Times New Roman"/>
          <w:szCs w:val="24"/>
          <w:lang w:val="en-GB"/>
        </w:rPr>
      </w:pPr>
    </w:p>
    <w:p w:rsidR="00A02D7B" w:rsidRPr="00A12CAE" w:rsidRDefault="009B3B5D" w:rsidP="00A02D7B">
      <w:pPr>
        <w:pStyle w:val="PargrafodaLista"/>
        <w:numPr>
          <w:ilvl w:val="0"/>
          <w:numId w:val="3"/>
        </w:numPr>
        <w:tabs>
          <w:tab w:val="clear" w:pos="720"/>
        </w:tabs>
        <w:spacing w:before="0" w:line="360" w:lineRule="auto"/>
        <w:rPr>
          <w:rFonts w:ascii="Times New Roman" w:hAnsi="Times New Roman"/>
          <w:szCs w:val="24"/>
          <w:lang w:val="en-GB"/>
        </w:rPr>
      </w:pPr>
      <w:proofErr w:type="spellStart"/>
      <w:r w:rsidRPr="00A12CAE">
        <w:rPr>
          <w:rFonts w:ascii="Times New Roman" w:hAnsi="Times New Roman"/>
          <w:szCs w:val="24"/>
          <w:lang w:val="en-GB"/>
        </w:rPr>
        <w:t>Discussões</w:t>
      </w:r>
      <w:proofErr w:type="spellEnd"/>
    </w:p>
    <w:p w:rsidR="009B3B5D" w:rsidRPr="001D0271" w:rsidRDefault="009B3B5D" w:rsidP="009B3B5D">
      <w:pPr>
        <w:spacing w:line="360" w:lineRule="auto"/>
        <w:rPr>
          <w:rFonts w:ascii="Times New Roman" w:hAnsi="Times New Roman"/>
          <w:szCs w:val="24"/>
        </w:rPr>
      </w:pPr>
      <w:r w:rsidRPr="001D0271">
        <w:rPr>
          <w:rFonts w:ascii="Times New Roman" w:hAnsi="Times New Roman"/>
          <w:szCs w:val="24"/>
          <w:highlight w:val="yellow"/>
        </w:rPr>
        <w:t xml:space="preserve">Falta discutir o que estes resultados representam em relação </w:t>
      </w:r>
      <w:proofErr w:type="gramStart"/>
      <w:r w:rsidRPr="001D0271">
        <w:rPr>
          <w:rFonts w:ascii="Times New Roman" w:hAnsi="Times New Roman"/>
          <w:szCs w:val="24"/>
          <w:highlight w:val="yellow"/>
        </w:rPr>
        <w:t>a</w:t>
      </w:r>
      <w:proofErr w:type="gramEnd"/>
      <w:r w:rsidRPr="001D0271">
        <w:rPr>
          <w:rFonts w:ascii="Times New Roman" w:hAnsi="Times New Roman"/>
          <w:szCs w:val="24"/>
          <w:highlight w:val="yellow"/>
        </w:rPr>
        <w:t xml:space="preserve"> funcionalidade. Acho que aqui seria importante relacionarmos, </w:t>
      </w:r>
      <w:proofErr w:type="gramStart"/>
      <w:r w:rsidRPr="001D0271">
        <w:rPr>
          <w:rFonts w:ascii="Times New Roman" w:hAnsi="Times New Roman"/>
          <w:szCs w:val="24"/>
          <w:highlight w:val="yellow"/>
        </w:rPr>
        <w:t>por exemplo</w:t>
      </w:r>
      <w:proofErr w:type="gramEnd"/>
      <w:r w:rsidRPr="001D0271">
        <w:rPr>
          <w:rFonts w:ascii="Times New Roman" w:hAnsi="Times New Roman"/>
          <w:szCs w:val="24"/>
          <w:highlight w:val="yellow"/>
        </w:rPr>
        <w:t xml:space="preserve"> a direção e a propriedade de tenacidade a fratura com o problema da funcionalidade marcha.</w:t>
      </w:r>
      <w:r w:rsidRPr="001D0271">
        <w:rPr>
          <w:rFonts w:ascii="Times New Roman" w:hAnsi="Times New Roman"/>
          <w:szCs w:val="24"/>
        </w:rPr>
        <w:t xml:space="preserve"> </w:t>
      </w:r>
    </w:p>
    <w:p w:rsidR="009B3B5D" w:rsidRPr="001D0271" w:rsidRDefault="009B3B5D" w:rsidP="00242291">
      <w:pPr>
        <w:spacing w:line="360" w:lineRule="auto"/>
        <w:ind w:left="855" w:hanging="855"/>
        <w:rPr>
          <w:rFonts w:ascii="Times New Roman" w:hAnsi="Times New Roman"/>
          <w:szCs w:val="24"/>
        </w:rPr>
      </w:pPr>
    </w:p>
    <w:p w:rsidR="00242291" w:rsidRPr="001D0271" w:rsidRDefault="00242291" w:rsidP="00242291">
      <w:pPr>
        <w:spacing w:line="360" w:lineRule="auto"/>
        <w:ind w:left="855" w:hanging="855"/>
        <w:rPr>
          <w:rFonts w:ascii="Times New Roman" w:hAnsi="Times New Roman"/>
          <w:szCs w:val="24"/>
        </w:rPr>
      </w:pPr>
      <w:r w:rsidRPr="001D0271">
        <w:rPr>
          <w:rFonts w:ascii="Times New Roman" w:hAnsi="Times New Roman"/>
          <w:szCs w:val="24"/>
        </w:rPr>
        <w:t xml:space="preserve">Em relação ao processo SLS: </w:t>
      </w:r>
    </w:p>
    <w:p w:rsidR="00242291" w:rsidRPr="006073F4" w:rsidRDefault="00242291" w:rsidP="00242291">
      <w:pPr>
        <w:pStyle w:val="PargrafodaLista"/>
        <w:numPr>
          <w:ilvl w:val="0"/>
          <w:numId w:val="6"/>
        </w:numPr>
        <w:tabs>
          <w:tab w:val="clear" w:pos="720"/>
        </w:tabs>
        <w:spacing w:before="0" w:line="360" w:lineRule="auto"/>
        <w:rPr>
          <w:rFonts w:ascii="Times New Roman" w:hAnsi="Times New Roman"/>
          <w:szCs w:val="24"/>
        </w:rPr>
      </w:pPr>
      <w:r w:rsidRPr="006073F4">
        <w:rPr>
          <w:rFonts w:ascii="Times New Roman" w:hAnsi="Times New Roman"/>
          <w:szCs w:val="24"/>
        </w:rPr>
        <w:t xml:space="preserve">Os </w:t>
      </w:r>
      <w:proofErr w:type="spellStart"/>
      <w:r w:rsidR="006073F4" w:rsidRPr="006073F4">
        <w:rPr>
          <w:rFonts w:ascii="Times New Roman" w:hAnsi="Times New Roman"/>
          <w:szCs w:val="24"/>
        </w:rPr>
        <w:t>SPs</w:t>
      </w:r>
      <w:proofErr w:type="spellEnd"/>
      <w:r w:rsidRPr="006073F4">
        <w:rPr>
          <w:rFonts w:ascii="Times New Roman" w:hAnsi="Times New Roman"/>
          <w:szCs w:val="24"/>
        </w:rPr>
        <w:t xml:space="preserve"> apresentaram valores de tensão máxima maiores nas direções ZX e ZY;</w:t>
      </w:r>
    </w:p>
    <w:p w:rsidR="00242291" w:rsidRPr="001D0271" w:rsidRDefault="00242291" w:rsidP="00242291">
      <w:pPr>
        <w:pStyle w:val="PargrafodaLista"/>
        <w:numPr>
          <w:ilvl w:val="0"/>
          <w:numId w:val="6"/>
        </w:numPr>
        <w:tabs>
          <w:tab w:val="clear" w:pos="720"/>
        </w:tabs>
        <w:spacing w:before="0" w:line="360" w:lineRule="auto"/>
        <w:rPr>
          <w:rFonts w:ascii="Times New Roman" w:hAnsi="Times New Roman"/>
          <w:szCs w:val="24"/>
        </w:rPr>
      </w:pPr>
      <w:r w:rsidRPr="001D0271">
        <w:rPr>
          <w:rFonts w:ascii="Times New Roman" w:hAnsi="Times New Roman"/>
          <w:szCs w:val="24"/>
        </w:rPr>
        <w:t>Os resultados de tensão de escoamento são homogêneos e repetitivos em todas as direções;</w:t>
      </w:r>
    </w:p>
    <w:p w:rsidR="00242291" w:rsidRPr="001D0271" w:rsidRDefault="00242291" w:rsidP="00242291">
      <w:pPr>
        <w:pStyle w:val="PargrafodaLista"/>
        <w:numPr>
          <w:ilvl w:val="0"/>
          <w:numId w:val="6"/>
        </w:numPr>
        <w:tabs>
          <w:tab w:val="clear" w:pos="720"/>
        </w:tabs>
        <w:spacing w:before="0" w:line="360" w:lineRule="auto"/>
        <w:rPr>
          <w:rFonts w:ascii="Times New Roman" w:hAnsi="Times New Roman"/>
          <w:szCs w:val="24"/>
        </w:rPr>
      </w:pPr>
      <w:r w:rsidRPr="001D0271">
        <w:rPr>
          <w:rFonts w:ascii="Times New Roman" w:hAnsi="Times New Roman"/>
          <w:szCs w:val="24"/>
        </w:rPr>
        <w:t>Os resultados de módulo de elasticidade das direções de X e Y são similares;</w:t>
      </w:r>
    </w:p>
    <w:p w:rsidR="00242291" w:rsidRPr="006073F4" w:rsidRDefault="00242291" w:rsidP="00242291">
      <w:pPr>
        <w:pStyle w:val="PargrafodaLista"/>
        <w:numPr>
          <w:ilvl w:val="0"/>
          <w:numId w:val="6"/>
        </w:numPr>
        <w:tabs>
          <w:tab w:val="clear" w:pos="720"/>
        </w:tabs>
        <w:spacing w:before="0" w:line="360" w:lineRule="auto"/>
        <w:rPr>
          <w:rFonts w:ascii="Times New Roman" w:hAnsi="Times New Roman"/>
          <w:szCs w:val="24"/>
        </w:rPr>
      </w:pPr>
      <w:r w:rsidRPr="006073F4">
        <w:rPr>
          <w:rFonts w:ascii="Times New Roman" w:hAnsi="Times New Roman"/>
          <w:szCs w:val="24"/>
        </w:rPr>
        <w:t xml:space="preserve">Os </w:t>
      </w:r>
      <w:proofErr w:type="spellStart"/>
      <w:r w:rsidR="006073F4" w:rsidRPr="006073F4">
        <w:rPr>
          <w:rFonts w:ascii="Times New Roman" w:hAnsi="Times New Roman"/>
          <w:szCs w:val="24"/>
        </w:rPr>
        <w:t>SPs</w:t>
      </w:r>
      <w:proofErr w:type="spellEnd"/>
      <w:r w:rsidRPr="006073F4">
        <w:rPr>
          <w:rFonts w:ascii="Times New Roman" w:hAnsi="Times New Roman"/>
          <w:szCs w:val="24"/>
        </w:rPr>
        <w:t xml:space="preserve"> possuem comportamento elástico praticamente idêntico;</w:t>
      </w:r>
    </w:p>
    <w:p w:rsidR="00242291" w:rsidRPr="006073F4" w:rsidRDefault="00242291" w:rsidP="00242291">
      <w:pPr>
        <w:pStyle w:val="PargrafodaLista"/>
        <w:numPr>
          <w:ilvl w:val="0"/>
          <w:numId w:val="6"/>
        </w:numPr>
        <w:tabs>
          <w:tab w:val="clear" w:pos="720"/>
        </w:tabs>
        <w:spacing w:before="0" w:line="360" w:lineRule="auto"/>
        <w:rPr>
          <w:rFonts w:ascii="Times New Roman" w:hAnsi="Times New Roman"/>
          <w:szCs w:val="24"/>
        </w:rPr>
      </w:pPr>
      <w:r w:rsidRPr="006073F4">
        <w:rPr>
          <w:rFonts w:ascii="Times New Roman" w:hAnsi="Times New Roman"/>
          <w:szCs w:val="24"/>
        </w:rPr>
        <w:t xml:space="preserve">Os </w:t>
      </w:r>
      <w:proofErr w:type="spellStart"/>
      <w:r w:rsidR="006073F4" w:rsidRPr="006073F4">
        <w:rPr>
          <w:rFonts w:ascii="Times New Roman" w:hAnsi="Times New Roman"/>
          <w:szCs w:val="24"/>
        </w:rPr>
        <w:t>SPs</w:t>
      </w:r>
      <w:proofErr w:type="spellEnd"/>
      <w:r w:rsidRPr="006073F4">
        <w:rPr>
          <w:rFonts w:ascii="Times New Roman" w:hAnsi="Times New Roman"/>
          <w:szCs w:val="24"/>
        </w:rPr>
        <w:t xml:space="preserve"> nas direções XY e XZ apresentaram um</w:t>
      </w:r>
      <w:proofErr w:type="gramStart"/>
      <w:r w:rsidRPr="006073F4">
        <w:rPr>
          <w:rFonts w:ascii="Times New Roman" w:hAnsi="Times New Roman"/>
          <w:szCs w:val="24"/>
        </w:rPr>
        <w:t xml:space="preserve">  </w:t>
      </w:r>
      <w:proofErr w:type="gramEnd"/>
      <w:r w:rsidRPr="006073F4">
        <w:rPr>
          <w:rFonts w:ascii="Times New Roman" w:hAnsi="Times New Roman"/>
          <w:szCs w:val="24"/>
        </w:rPr>
        <w:t xml:space="preserve">comportamento dúctil, enquanto que os  impressos na direção ZX apresentaram comportamento frágil; </w:t>
      </w:r>
    </w:p>
    <w:p w:rsidR="00A02D7B" w:rsidRPr="006073F4" w:rsidRDefault="00A02D7B" w:rsidP="00A02D7B">
      <w:pPr>
        <w:pStyle w:val="PargrafodaLista"/>
        <w:tabs>
          <w:tab w:val="clear" w:pos="720"/>
        </w:tabs>
        <w:spacing w:before="0" w:line="360" w:lineRule="auto"/>
        <w:ind w:left="495"/>
        <w:rPr>
          <w:rFonts w:ascii="Times New Roman" w:hAnsi="Times New Roman"/>
          <w:szCs w:val="24"/>
        </w:rPr>
      </w:pPr>
    </w:p>
    <w:p w:rsidR="00A02D7B" w:rsidRPr="00A12CAE" w:rsidRDefault="00A02D7B" w:rsidP="00A02D7B">
      <w:pPr>
        <w:pStyle w:val="PargrafodaLista"/>
        <w:numPr>
          <w:ilvl w:val="0"/>
          <w:numId w:val="3"/>
        </w:numPr>
        <w:tabs>
          <w:tab w:val="clear" w:pos="720"/>
        </w:tabs>
        <w:spacing w:before="0" w:line="360" w:lineRule="auto"/>
        <w:rPr>
          <w:rFonts w:ascii="Times New Roman" w:hAnsi="Times New Roman"/>
          <w:szCs w:val="24"/>
          <w:lang w:val="en-GB"/>
        </w:rPr>
      </w:pPr>
      <w:proofErr w:type="spellStart"/>
      <w:r w:rsidRPr="00A12CAE">
        <w:rPr>
          <w:rFonts w:ascii="Times New Roman" w:hAnsi="Times New Roman"/>
          <w:szCs w:val="24"/>
          <w:lang w:val="en-GB"/>
        </w:rPr>
        <w:t>Referências</w:t>
      </w:r>
      <w:proofErr w:type="spellEnd"/>
      <w:r w:rsidRPr="00A12CAE">
        <w:rPr>
          <w:rFonts w:ascii="Times New Roman" w:hAnsi="Times New Roman"/>
          <w:szCs w:val="24"/>
          <w:lang w:val="en-GB"/>
        </w:rPr>
        <w:t xml:space="preserve"> </w:t>
      </w:r>
      <w:proofErr w:type="spellStart"/>
      <w:r w:rsidRPr="00A12CAE">
        <w:rPr>
          <w:rFonts w:ascii="Times New Roman" w:hAnsi="Times New Roman"/>
          <w:szCs w:val="24"/>
          <w:lang w:val="en-GB"/>
        </w:rPr>
        <w:t>Bibliográficas</w:t>
      </w:r>
      <w:proofErr w:type="spellEnd"/>
    </w:p>
    <w:p w:rsidR="00A02D7B" w:rsidRPr="00A12CAE" w:rsidRDefault="00A02D7B" w:rsidP="00A02D7B">
      <w:pPr>
        <w:spacing w:line="360" w:lineRule="auto"/>
        <w:rPr>
          <w:rFonts w:ascii="Times New Roman" w:hAnsi="Times New Roman"/>
          <w:szCs w:val="24"/>
          <w:lang w:val="en-GB"/>
        </w:rPr>
      </w:pPr>
      <w:proofErr w:type="gramStart"/>
      <w:r w:rsidRPr="00A12CAE">
        <w:rPr>
          <w:rFonts w:ascii="Times New Roman" w:hAnsi="Times New Roman"/>
          <w:szCs w:val="24"/>
          <w:lang w:val="en-GB"/>
        </w:rPr>
        <w:t>ASTM INT 52921-13 - Standard Terminology for Additive Manufacturing-Coordinate Systems and Test Methodologies.</w:t>
      </w:r>
      <w:proofErr w:type="gramEnd"/>
      <w:r w:rsidRPr="00A12CAE">
        <w:rPr>
          <w:rFonts w:ascii="Times New Roman" w:hAnsi="Times New Roman"/>
          <w:szCs w:val="24"/>
          <w:lang w:val="en-GB"/>
        </w:rPr>
        <w:t xml:space="preserve"> </w:t>
      </w:r>
      <w:proofErr w:type="gramStart"/>
      <w:r w:rsidRPr="00A12CAE">
        <w:rPr>
          <w:rFonts w:ascii="Times New Roman" w:hAnsi="Times New Roman"/>
          <w:szCs w:val="24"/>
          <w:lang w:val="en-GB"/>
        </w:rPr>
        <w:t>ASTM International, West Conshohocken, PA, 2013.</w:t>
      </w:r>
      <w:proofErr w:type="gramEnd"/>
      <w:r w:rsidRPr="00A12CAE">
        <w:rPr>
          <w:rFonts w:ascii="Times New Roman" w:hAnsi="Times New Roman"/>
          <w:szCs w:val="24"/>
          <w:lang w:val="en-GB"/>
        </w:rPr>
        <w:t xml:space="preserve"> </w:t>
      </w:r>
      <w:proofErr w:type="spellStart"/>
      <w:r w:rsidRPr="00A12CAE">
        <w:rPr>
          <w:rFonts w:ascii="Times New Roman" w:hAnsi="Times New Roman"/>
          <w:szCs w:val="24"/>
          <w:lang w:val="en-GB"/>
        </w:rPr>
        <w:t>Disponível</w:t>
      </w:r>
      <w:proofErr w:type="spellEnd"/>
      <w:r w:rsidRPr="00A12CAE">
        <w:rPr>
          <w:rFonts w:ascii="Times New Roman" w:hAnsi="Times New Roman"/>
          <w:szCs w:val="24"/>
          <w:lang w:val="en-GB"/>
        </w:rPr>
        <w:t xml:space="preserve"> </w:t>
      </w:r>
      <w:proofErr w:type="spellStart"/>
      <w:r w:rsidRPr="00A12CAE">
        <w:rPr>
          <w:rFonts w:ascii="Times New Roman" w:hAnsi="Times New Roman"/>
          <w:szCs w:val="24"/>
          <w:lang w:val="en-GB"/>
        </w:rPr>
        <w:t>em</w:t>
      </w:r>
      <w:proofErr w:type="spellEnd"/>
      <w:r w:rsidRPr="00A12CAE">
        <w:rPr>
          <w:rFonts w:ascii="Times New Roman" w:hAnsi="Times New Roman"/>
          <w:szCs w:val="24"/>
          <w:lang w:val="en-GB"/>
        </w:rPr>
        <w:t>: &lt;http://www.astm.org/Standards/E8.htm&gt;.</w:t>
      </w:r>
    </w:p>
    <w:p w:rsidR="00A02D7B" w:rsidRPr="00A12CAE" w:rsidRDefault="00A02D7B" w:rsidP="00A02D7B">
      <w:pPr>
        <w:spacing w:line="360" w:lineRule="auto"/>
        <w:rPr>
          <w:rFonts w:ascii="Times New Roman" w:hAnsi="Times New Roman"/>
          <w:szCs w:val="24"/>
          <w:lang w:val="en-GB"/>
        </w:rPr>
      </w:pPr>
      <w:r w:rsidRPr="00A12CAE">
        <w:rPr>
          <w:rFonts w:ascii="Times New Roman" w:hAnsi="Times New Roman"/>
          <w:szCs w:val="24"/>
          <w:lang w:val="en-GB"/>
        </w:rPr>
        <w:t xml:space="preserve">ASTM F3091/F3091M-14 Standard Specification for Powder Bed Fusion of Plastic Materials, ASTM International, West Conshohocken, PA, 2014 </w:t>
      </w:r>
      <w:proofErr w:type="spellStart"/>
      <w:r w:rsidRPr="00A12CAE">
        <w:rPr>
          <w:rFonts w:ascii="Times New Roman" w:hAnsi="Times New Roman"/>
          <w:szCs w:val="24"/>
          <w:lang w:val="en-GB"/>
        </w:rPr>
        <w:t>Disponível</w:t>
      </w:r>
      <w:proofErr w:type="spellEnd"/>
      <w:r w:rsidRPr="00A12CAE">
        <w:rPr>
          <w:rFonts w:ascii="Times New Roman" w:hAnsi="Times New Roman"/>
          <w:szCs w:val="24"/>
          <w:lang w:val="en-GB"/>
        </w:rPr>
        <w:t xml:space="preserve"> </w:t>
      </w:r>
      <w:proofErr w:type="spellStart"/>
      <w:r w:rsidRPr="00A12CAE">
        <w:rPr>
          <w:rFonts w:ascii="Times New Roman" w:hAnsi="Times New Roman"/>
          <w:szCs w:val="24"/>
          <w:lang w:val="en-GB"/>
        </w:rPr>
        <w:t>em</w:t>
      </w:r>
      <w:proofErr w:type="spellEnd"/>
      <w:r w:rsidRPr="00A12CAE">
        <w:rPr>
          <w:rFonts w:ascii="Times New Roman" w:hAnsi="Times New Roman"/>
          <w:szCs w:val="24"/>
          <w:lang w:val="en-GB"/>
        </w:rPr>
        <w:t>: &lt;http://www.astm.org/Standards/E8.htm&gt;.</w:t>
      </w:r>
    </w:p>
    <w:p w:rsidR="00A02D7B" w:rsidRPr="001D0271" w:rsidRDefault="00A02D7B" w:rsidP="00A02D7B">
      <w:pPr>
        <w:spacing w:line="360" w:lineRule="auto"/>
        <w:rPr>
          <w:rFonts w:ascii="Times New Roman" w:hAnsi="Times New Roman"/>
          <w:szCs w:val="24"/>
        </w:rPr>
      </w:pPr>
      <w:r w:rsidRPr="00A12CAE">
        <w:rPr>
          <w:rFonts w:ascii="Times New Roman" w:hAnsi="Times New Roman"/>
          <w:szCs w:val="24"/>
          <w:lang w:val="en-GB"/>
        </w:rPr>
        <w:t xml:space="preserve">ASTM INT D638. </w:t>
      </w:r>
      <w:proofErr w:type="gramStart"/>
      <w:r w:rsidRPr="00A12CAE">
        <w:rPr>
          <w:rFonts w:ascii="Times New Roman" w:hAnsi="Times New Roman"/>
          <w:szCs w:val="24"/>
          <w:lang w:val="en-GB"/>
        </w:rPr>
        <w:t>Standard Test Methods for Tension Testing of Metallic Materials 1.</w:t>
      </w:r>
      <w:proofErr w:type="gramEnd"/>
      <w:r w:rsidRPr="00A12CAE">
        <w:rPr>
          <w:rFonts w:ascii="Times New Roman" w:hAnsi="Times New Roman"/>
          <w:szCs w:val="24"/>
          <w:lang w:val="en-GB"/>
        </w:rPr>
        <w:t xml:space="preserve"> </w:t>
      </w:r>
      <w:r w:rsidRPr="001D0271">
        <w:rPr>
          <w:rFonts w:ascii="Times New Roman" w:hAnsi="Times New Roman"/>
          <w:szCs w:val="24"/>
        </w:rPr>
        <w:t xml:space="preserve">ASTM </w:t>
      </w:r>
      <w:proofErr w:type="spellStart"/>
      <w:r w:rsidRPr="001D0271">
        <w:rPr>
          <w:rFonts w:ascii="Times New Roman" w:hAnsi="Times New Roman"/>
          <w:szCs w:val="24"/>
        </w:rPr>
        <w:t>International</w:t>
      </w:r>
      <w:proofErr w:type="spellEnd"/>
      <w:r w:rsidRPr="001D0271">
        <w:rPr>
          <w:rFonts w:ascii="Times New Roman" w:hAnsi="Times New Roman"/>
          <w:szCs w:val="24"/>
        </w:rPr>
        <w:t xml:space="preserve">, West </w:t>
      </w:r>
      <w:proofErr w:type="spellStart"/>
      <w:r w:rsidRPr="001D0271">
        <w:rPr>
          <w:rFonts w:ascii="Times New Roman" w:hAnsi="Times New Roman"/>
          <w:szCs w:val="24"/>
        </w:rPr>
        <w:t>Conshohocken</w:t>
      </w:r>
      <w:proofErr w:type="spellEnd"/>
      <w:r w:rsidRPr="001D0271">
        <w:rPr>
          <w:rFonts w:ascii="Times New Roman" w:hAnsi="Times New Roman"/>
          <w:szCs w:val="24"/>
        </w:rPr>
        <w:t xml:space="preserve">, PA, 2009. Disponível em: &lt;http://www.astm.org/Standards/E8.htm&gt;. </w:t>
      </w:r>
    </w:p>
    <w:p w:rsidR="00A02D7B" w:rsidRPr="00A12CAE" w:rsidRDefault="00A02D7B" w:rsidP="00A02D7B">
      <w:pPr>
        <w:spacing w:line="360" w:lineRule="auto"/>
        <w:rPr>
          <w:rFonts w:ascii="Times New Roman" w:hAnsi="Times New Roman"/>
          <w:szCs w:val="24"/>
          <w:lang w:val="en-GB"/>
        </w:rPr>
      </w:pPr>
      <w:r w:rsidRPr="001D0271">
        <w:rPr>
          <w:rFonts w:ascii="Times New Roman" w:hAnsi="Times New Roman"/>
          <w:szCs w:val="24"/>
        </w:rPr>
        <w:lastRenderedPageBreak/>
        <w:t xml:space="preserve">COSTA-FÉLIX, R. P. B. Fundamentos da Metrologia e Avaliação da Conformidade METROLOGIA Conceitos básicos e fundamentais em Estatística Objetivos do Módulo • Apresentar os conceitos de Estatística Apresentação do GUM Estatística. </w:t>
      </w:r>
      <w:r w:rsidRPr="00A12CAE">
        <w:rPr>
          <w:rFonts w:ascii="Times New Roman" w:hAnsi="Times New Roman"/>
          <w:szCs w:val="24"/>
          <w:lang w:val="en-GB"/>
        </w:rPr>
        <w:t>[</w:t>
      </w:r>
      <w:proofErr w:type="spellStart"/>
      <w:r w:rsidRPr="00A12CAE">
        <w:rPr>
          <w:rFonts w:ascii="Times New Roman" w:hAnsi="Times New Roman"/>
          <w:szCs w:val="24"/>
          <w:lang w:val="en-GB"/>
        </w:rPr>
        <w:t>S.l</w:t>
      </w:r>
      <w:proofErr w:type="spellEnd"/>
      <w:r w:rsidRPr="00A12CAE">
        <w:rPr>
          <w:rFonts w:ascii="Times New Roman" w:hAnsi="Times New Roman"/>
          <w:szCs w:val="24"/>
          <w:lang w:val="en-GB"/>
        </w:rPr>
        <w:t>.]: [</w:t>
      </w:r>
      <w:proofErr w:type="spellStart"/>
      <w:r w:rsidRPr="00A12CAE">
        <w:rPr>
          <w:rFonts w:ascii="Times New Roman" w:hAnsi="Times New Roman"/>
          <w:szCs w:val="24"/>
          <w:lang w:val="en-GB"/>
        </w:rPr>
        <w:t>s.n</w:t>
      </w:r>
      <w:proofErr w:type="spellEnd"/>
      <w:r w:rsidRPr="00A12CAE">
        <w:rPr>
          <w:rFonts w:ascii="Times New Roman" w:hAnsi="Times New Roman"/>
          <w:szCs w:val="24"/>
          <w:lang w:val="en-GB"/>
        </w:rPr>
        <w:t xml:space="preserve">.], 2014. p. 1–19. </w:t>
      </w:r>
    </w:p>
    <w:p w:rsidR="00A02D7B" w:rsidRPr="00A12CAE" w:rsidRDefault="00A02D7B" w:rsidP="00A02D7B">
      <w:pPr>
        <w:spacing w:line="360" w:lineRule="auto"/>
        <w:rPr>
          <w:rFonts w:ascii="Times New Roman" w:hAnsi="Times New Roman"/>
          <w:szCs w:val="24"/>
          <w:lang w:val="en-GB"/>
        </w:rPr>
      </w:pPr>
      <w:proofErr w:type="gramStart"/>
      <w:r w:rsidRPr="00A12CAE">
        <w:rPr>
          <w:rFonts w:ascii="Times New Roman" w:hAnsi="Times New Roman"/>
          <w:szCs w:val="24"/>
          <w:lang w:val="en-GB"/>
        </w:rPr>
        <w:t xml:space="preserve">Engineering </w:t>
      </w:r>
      <w:proofErr w:type="spellStart"/>
      <w:r w:rsidRPr="00A12CAE">
        <w:rPr>
          <w:rFonts w:ascii="Times New Roman" w:hAnsi="Times New Roman"/>
          <w:szCs w:val="24"/>
          <w:lang w:val="en-GB"/>
        </w:rPr>
        <w:t>ToolBox</w:t>
      </w:r>
      <w:proofErr w:type="spellEnd"/>
      <w:r w:rsidRPr="00A12CAE">
        <w:rPr>
          <w:rFonts w:ascii="Times New Roman" w:hAnsi="Times New Roman"/>
          <w:szCs w:val="24"/>
          <w:lang w:val="en-GB"/>
        </w:rPr>
        <w:t>, (2003).</w:t>
      </w:r>
      <w:proofErr w:type="gramEnd"/>
      <w:r w:rsidRPr="00A12CAE">
        <w:rPr>
          <w:rFonts w:ascii="Times New Roman" w:hAnsi="Times New Roman"/>
          <w:szCs w:val="24"/>
          <w:lang w:val="en-GB"/>
        </w:rPr>
        <w:t xml:space="preserve"> </w:t>
      </w:r>
      <w:proofErr w:type="gramStart"/>
      <w:r w:rsidRPr="00A12CAE">
        <w:rPr>
          <w:rFonts w:ascii="Times New Roman" w:hAnsi="Times New Roman"/>
          <w:szCs w:val="24"/>
          <w:lang w:val="en-GB"/>
        </w:rPr>
        <w:t>Young's Modulus - Tensile and Yield Strength for common Materials.</w:t>
      </w:r>
      <w:proofErr w:type="gramEnd"/>
      <w:r w:rsidRPr="00A12CAE">
        <w:rPr>
          <w:rFonts w:ascii="Times New Roman" w:hAnsi="Times New Roman"/>
          <w:szCs w:val="24"/>
          <w:lang w:val="en-GB"/>
        </w:rPr>
        <w:t xml:space="preserve"> [</w:t>
      </w:r>
      <w:proofErr w:type="gramStart"/>
      <w:r w:rsidRPr="00A12CAE">
        <w:rPr>
          <w:rFonts w:ascii="Times New Roman" w:hAnsi="Times New Roman"/>
          <w:szCs w:val="24"/>
          <w:lang w:val="en-GB"/>
        </w:rPr>
        <w:t>online</w:t>
      </w:r>
      <w:proofErr w:type="gramEnd"/>
      <w:r w:rsidRPr="00A12CAE">
        <w:rPr>
          <w:rFonts w:ascii="Times New Roman" w:hAnsi="Times New Roman"/>
          <w:szCs w:val="24"/>
          <w:lang w:val="en-GB"/>
        </w:rPr>
        <w:t>] Available at: https://www.engineeringtoolbox.com/young-modulus-d_417.html [</w:t>
      </w:r>
      <w:proofErr w:type="spellStart"/>
      <w:r w:rsidRPr="00A12CAE">
        <w:rPr>
          <w:rFonts w:ascii="Times New Roman" w:hAnsi="Times New Roman"/>
          <w:szCs w:val="24"/>
          <w:lang w:val="en-GB"/>
        </w:rPr>
        <w:t>Accessado</w:t>
      </w:r>
      <w:proofErr w:type="spellEnd"/>
      <w:r w:rsidRPr="00A12CAE">
        <w:rPr>
          <w:rFonts w:ascii="Times New Roman" w:hAnsi="Times New Roman"/>
          <w:szCs w:val="24"/>
          <w:lang w:val="en-GB"/>
        </w:rPr>
        <w:t xml:space="preserve"> </w:t>
      </w:r>
      <w:proofErr w:type="spellStart"/>
      <w:proofErr w:type="gramStart"/>
      <w:r w:rsidRPr="00A12CAE">
        <w:rPr>
          <w:rFonts w:ascii="Times New Roman" w:hAnsi="Times New Roman"/>
          <w:szCs w:val="24"/>
          <w:lang w:val="en-GB"/>
        </w:rPr>
        <w:t>em</w:t>
      </w:r>
      <w:proofErr w:type="spellEnd"/>
      <w:r w:rsidRPr="00A12CAE">
        <w:rPr>
          <w:rFonts w:ascii="Times New Roman" w:hAnsi="Times New Roman"/>
          <w:szCs w:val="24"/>
          <w:lang w:val="en-GB"/>
        </w:rPr>
        <w:t xml:space="preserve">  20</w:t>
      </w:r>
      <w:proofErr w:type="gramEnd"/>
      <w:r w:rsidRPr="00A12CAE">
        <w:rPr>
          <w:rFonts w:ascii="Times New Roman" w:hAnsi="Times New Roman"/>
          <w:szCs w:val="24"/>
          <w:lang w:val="en-GB"/>
        </w:rPr>
        <w:t>/06/2018].</w:t>
      </w:r>
    </w:p>
    <w:p w:rsidR="00A02D7B" w:rsidRPr="00A12CAE" w:rsidRDefault="00A02D7B" w:rsidP="00A02D7B">
      <w:pPr>
        <w:spacing w:line="360" w:lineRule="auto"/>
        <w:rPr>
          <w:rFonts w:ascii="Times New Roman" w:hAnsi="Times New Roman"/>
          <w:szCs w:val="24"/>
          <w:lang w:val="en-GB"/>
        </w:rPr>
      </w:pPr>
      <w:proofErr w:type="spellStart"/>
      <w:r w:rsidRPr="00A12CAE">
        <w:rPr>
          <w:rFonts w:ascii="Times New Roman" w:hAnsi="Times New Roman"/>
          <w:szCs w:val="24"/>
          <w:lang w:val="en-GB"/>
        </w:rPr>
        <w:t>Knoop</w:t>
      </w:r>
      <w:proofErr w:type="spellEnd"/>
      <w:r w:rsidRPr="00A12CAE">
        <w:rPr>
          <w:rFonts w:ascii="Times New Roman" w:hAnsi="Times New Roman"/>
          <w:szCs w:val="24"/>
          <w:lang w:val="en-GB"/>
        </w:rPr>
        <w:t xml:space="preserve"> F., </w:t>
      </w:r>
      <w:proofErr w:type="spellStart"/>
      <w:r w:rsidRPr="00A12CAE">
        <w:rPr>
          <w:rFonts w:ascii="Times New Roman" w:hAnsi="Times New Roman"/>
          <w:szCs w:val="24"/>
          <w:lang w:val="en-GB"/>
        </w:rPr>
        <w:t>Schoeppner</w:t>
      </w:r>
      <w:proofErr w:type="spellEnd"/>
      <w:r w:rsidRPr="00A12CAE">
        <w:rPr>
          <w:rFonts w:ascii="Times New Roman" w:hAnsi="Times New Roman"/>
          <w:szCs w:val="24"/>
          <w:lang w:val="en-GB"/>
        </w:rPr>
        <w:t xml:space="preserve"> V., Mechanical and thermal properties of FDM parts manufactured with polyamide 12, Proceeding of SFF symposium, Austin, TX, USA (2015), pp. 935-948</w:t>
      </w:r>
    </w:p>
    <w:p w:rsidR="00A02D7B" w:rsidRPr="00A12CAE" w:rsidRDefault="00A02D7B" w:rsidP="00A02D7B">
      <w:pPr>
        <w:spacing w:line="360" w:lineRule="auto"/>
        <w:rPr>
          <w:rFonts w:ascii="Times New Roman" w:hAnsi="Times New Roman"/>
          <w:szCs w:val="24"/>
          <w:lang w:val="en-GB"/>
        </w:rPr>
      </w:pPr>
      <w:r w:rsidRPr="00A12CAE">
        <w:rPr>
          <w:rFonts w:ascii="Times New Roman" w:hAnsi="Times New Roman"/>
          <w:szCs w:val="24"/>
          <w:lang w:val="en-GB"/>
        </w:rPr>
        <w:t xml:space="preserve">GABAUER, W. The Determination of Uncertainties in Tensile Testing; </w:t>
      </w:r>
      <w:proofErr w:type="spellStart"/>
      <w:r w:rsidRPr="00A12CAE">
        <w:rPr>
          <w:rFonts w:ascii="Times New Roman" w:hAnsi="Times New Roman"/>
          <w:szCs w:val="24"/>
          <w:lang w:val="en-GB"/>
        </w:rPr>
        <w:t>Voest</w:t>
      </w:r>
      <w:proofErr w:type="spellEnd"/>
      <w:r w:rsidRPr="00A12CAE">
        <w:rPr>
          <w:rFonts w:ascii="Times New Roman" w:hAnsi="Times New Roman"/>
          <w:szCs w:val="24"/>
          <w:lang w:val="en-GB"/>
        </w:rPr>
        <w:t>-Alpine Stahl Linz GmbH: Linz, Austria, 2000.</w:t>
      </w:r>
    </w:p>
    <w:p w:rsidR="00A02D7B" w:rsidRPr="00A12CAE" w:rsidRDefault="00A02D7B" w:rsidP="00A02D7B">
      <w:pPr>
        <w:spacing w:line="360" w:lineRule="auto"/>
        <w:rPr>
          <w:rFonts w:ascii="Times New Roman" w:hAnsi="Times New Roman"/>
          <w:szCs w:val="24"/>
          <w:lang w:val="en-GB"/>
        </w:rPr>
      </w:pPr>
      <w:r w:rsidRPr="001D0271">
        <w:rPr>
          <w:rFonts w:ascii="Times New Roman" w:hAnsi="Times New Roman"/>
          <w:szCs w:val="24"/>
        </w:rPr>
        <w:t xml:space="preserve">INMETRO. GUM 2008 - Guia para a expressão de incerteza de medição. </w:t>
      </w:r>
      <w:r w:rsidRPr="00A12CAE">
        <w:rPr>
          <w:rFonts w:ascii="Times New Roman" w:hAnsi="Times New Roman"/>
          <w:szCs w:val="24"/>
          <w:lang w:val="en-GB"/>
        </w:rPr>
        <w:t>[</w:t>
      </w:r>
      <w:proofErr w:type="spellStart"/>
      <w:r w:rsidRPr="00A12CAE">
        <w:rPr>
          <w:rFonts w:ascii="Times New Roman" w:hAnsi="Times New Roman"/>
          <w:szCs w:val="24"/>
          <w:lang w:val="en-GB"/>
        </w:rPr>
        <w:t>S.l</w:t>
      </w:r>
      <w:proofErr w:type="spellEnd"/>
      <w:r w:rsidRPr="00A12CAE">
        <w:rPr>
          <w:rFonts w:ascii="Times New Roman" w:hAnsi="Times New Roman"/>
          <w:szCs w:val="24"/>
          <w:lang w:val="en-GB"/>
        </w:rPr>
        <w:t>.]: [</w:t>
      </w:r>
      <w:proofErr w:type="spellStart"/>
      <w:r w:rsidRPr="00A12CAE">
        <w:rPr>
          <w:rFonts w:ascii="Times New Roman" w:hAnsi="Times New Roman"/>
          <w:szCs w:val="24"/>
          <w:lang w:val="en-GB"/>
        </w:rPr>
        <w:t>s.n</w:t>
      </w:r>
      <w:proofErr w:type="spellEnd"/>
      <w:r w:rsidRPr="00A12CAE">
        <w:rPr>
          <w:rFonts w:ascii="Times New Roman" w:hAnsi="Times New Roman"/>
          <w:szCs w:val="24"/>
          <w:lang w:val="en-GB"/>
        </w:rPr>
        <w:t xml:space="preserve">.], 2008. </w:t>
      </w:r>
    </w:p>
    <w:p w:rsidR="00A02D7B" w:rsidRPr="00A12CAE" w:rsidRDefault="00A02D7B" w:rsidP="00A02D7B">
      <w:pPr>
        <w:spacing w:line="360" w:lineRule="auto"/>
        <w:rPr>
          <w:rFonts w:ascii="Times New Roman" w:hAnsi="Times New Roman"/>
          <w:szCs w:val="24"/>
          <w:lang w:val="en-GB"/>
        </w:rPr>
      </w:pPr>
      <w:r w:rsidRPr="00A12CAE">
        <w:rPr>
          <w:rFonts w:ascii="Times New Roman" w:hAnsi="Times New Roman"/>
          <w:szCs w:val="24"/>
          <w:lang w:val="en-GB"/>
        </w:rPr>
        <w:t xml:space="preserve">Leander </w:t>
      </w:r>
      <w:proofErr w:type="spellStart"/>
      <w:r w:rsidRPr="00A12CAE">
        <w:rPr>
          <w:rFonts w:ascii="Times New Roman" w:hAnsi="Times New Roman"/>
          <w:szCs w:val="24"/>
          <w:lang w:val="en-GB"/>
        </w:rPr>
        <w:t>Verbelen</w:t>
      </w:r>
      <w:proofErr w:type="spellEnd"/>
      <w:r w:rsidRPr="00A12CAE">
        <w:rPr>
          <w:rFonts w:ascii="Times New Roman" w:hAnsi="Times New Roman"/>
          <w:szCs w:val="24"/>
          <w:lang w:val="en-GB"/>
        </w:rPr>
        <w:t xml:space="preserve">, </w:t>
      </w:r>
      <w:proofErr w:type="spellStart"/>
      <w:r w:rsidRPr="00A12CAE">
        <w:rPr>
          <w:rFonts w:ascii="Times New Roman" w:hAnsi="Times New Roman"/>
          <w:szCs w:val="24"/>
          <w:lang w:val="en-GB"/>
        </w:rPr>
        <w:t>Sasan</w:t>
      </w:r>
      <w:proofErr w:type="spellEnd"/>
      <w:r w:rsidRPr="00A12CAE">
        <w:rPr>
          <w:rFonts w:ascii="Times New Roman" w:hAnsi="Times New Roman"/>
          <w:szCs w:val="24"/>
          <w:lang w:val="en-GB"/>
        </w:rPr>
        <w:t xml:space="preserve"> </w:t>
      </w:r>
      <w:proofErr w:type="spellStart"/>
      <w:r w:rsidRPr="00A12CAE">
        <w:rPr>
          <w:rFonts w:ascii="Times New Roman" w:hAnsi="Times New Roman"/>
          <w:szCs w:val="24"/>
          <w:lang w:val="en-GB"/>
        </w:rPr>
        <w:t>Dadbakhsh</w:t>
      </w:r>
      <w:proofErr w:type="spellEnd"/>
      <w:r w:rsidRPr="00A12CAE">
        <w:rPr>
          <w:rFonts w:ascii="Times New Roman" w:hAnsi="Times New Roman"/>
          <w:szCs w:val="24"/>
          <w:lang w:val="en-GB"/>
        </w:rPr>
        <w:t xml:space="preserve">, Michael Van den </w:t>
      </w:r>
      <w:proofErr w:type="spellStart"/>
      <w:r w:rsidRPr="00A12CAE">
        <w:rPr>
          <w:rFonts w:ascii="Times New Roman" w:hAnsi="Times New Roman"/>
          <w:szCs w:val="24"/>
          <w:lang w:val="en-GB"/>
        </w:rPr>
        <w:t>Eynde</w:t>
      </w:r>
      <w:proofErr w:type="spellEnd"/>
      <w:r w:rsidRPr="00A12CAE">
        <w:rPr>
          <w:rFonts w:ascii="Times New Roman" w:hAnsi="Times New Roman"/>
          <w:szCs w:val="24"/>
          <w:lang w:val="en-GB"/>
        </w:rPr>
        <w:t xml:space="preserve">, Jean-Pierre  </w:t>
      </w:r>
      <w:proofErr w:type="spellStart"/>
      <w:r w:rsidRPr="00A12CAE">
        <w:rPr>
          <w:rFonts w:ascii="Times New Roman" w:hAnsi="Times New Roman"/>
          <w:szCs w:val="24"/>
          <w:lang w:val="en-GB"/>
        </w:rPr>
        <w:t>Kruth</w:t>
      </w:r>
      <w:proofErr w:type="spellEnd"/>
      <w:r w:rsidRPr="00A12CAE">
        <w:rPr>
          <w:rFonts w:ascii="Times New Roman" w:hAnsi="Times New Roman"/>
          <w:szCs w:val="24"/>
          <w:lang w:val="en-GB"/>
        </w:rPr>
        <w:t xml:space="preserve">, Bart </w:t>
      </w:r>
      <w:proofErr w:type="spellStart"/>
      <w:r w:rsidRPr="00A12CAE">
        <w:rPr>
          <w:rFonts w:ascii="Times New Roman" w:hAnsi="Times New Roman"/>
          <w:szCs w:val="24"/>
          <w:lang w:val="en-GB"/>
        </w:rPr>
        <w:t>Goderis</w:t>
      </w:r>
      <w:proofErr w:type="spellEnd"/>
      <w:r w:rsidRPr="00A12CAE">
        <w:rPr>
          <w:rFonts w:ascii="Times New Roman" w:hAnsi="Times New Roman"/>
          <w:szCs w:val="24"/>
          <w:lang w:val="en-GB"/>
        </w:rPr>
        <w:t xml:space="preserve">, Peter Van </w:t>
      </w:r>
      <w:proofErr w:type="spellStart"/>
      <w:r w:rsidRPr="00A12CAE">
        <w:rPr>
          <w:rFonts w:ascii="Times New Roman" w:hAnsi="Times New Roman"/>
          <w:szCs w:val="24"/>
          <w:lang w:val="en-GB"/>
        </w:rPr>
        <w:t>Puyvelde</w:t>
      </w:r>
      <w:proofErr w:type="spellEnd"/>
      <w:r w:rsidRPr="00A12CAE">
        <w:rPr>
          <w:rFonts w:ascii="Times New Roman" w:hAnsi="Times New Roman"/>
          <w:szCs w:val="24"/>
          <w:lang w:val="en-GB"/>
        </w:rPr>
        <w:t xml:space="preserve">, Characterization of polyamide powders for determination of laser sintering </w:t>
      </w:r>
      <w:proofErr w:type="spellStart"/>
      <w:r w:rsidRPr="00A12CAE">
        <w:rPr>
          <w:rFonts w:ascii="Times New Roman" w:hAnsi="Times New Roman"/>
          <w:szCs w:val="24"/>
          <w:lang w:val="en-GB"/>
        </w:rPr>
        <w:t>processability</w:t>
      </w:r>
      <w:proofErr w:type="spellEnd"/>
      <w:r w:rsidRPr="00A12CAE">
        <w:rPr>
          <w:rFonts w:ascii="Times New Roman" w:hAnsi="Times New Roman"/>
          <w:szCs w:val="24"/>
          <w:lang w:val="en-GB"/>
        </w:rPr>
        <w:t>, European Polymer Journal, Volume 75, 2016, Pages 163-174.</w:t>
      </w:r>
    </w:p>
    <w:p w:rsidR="00A02D7B" w:rsidRPr="00A12CAE" w:rsidRDefault="00A02D7B" w:rsidP="00A02D7B">
      <w:pPr>
        <w:spacing w:line="360" w:lineRule="auto"/>
        <w:rPr>
          <w:rFonts w:ascii="Times New Roman" w:hAnsi="Times New Roman"/>
          <w:szCs w:val="24"/>
          <w:lang w:val="en-GB"/>
        </w:rPr>
      </w:pPr>
      <w:proofErr w:type="gramStart"/>
      <w:r w:rsidRPr="00A12CAE">
        <w:rPr>
          <w:rFonts w:ascii="Times New Roman" w:hAnsi="Times New Roman"/>
          <w:szCs w:val="24"/>
          <w:lang w:val="en-GB"/>
        </w:rPr>
        <w:t>SHACKELFORD, J. F.; ALEXANDER, W. (Ed.).</w:t>
      </w:r>
      <w:proofErr w:type="gramEnd"/>
      <w:r w:rsidRPr="00A12CAE">
        <w:rPr>
          <w:rFonts w:ascii="Times New Roman" w:hAnsi="Times New Roman"/>
          <w:szCs w:val="24"/>
          <w:lang w:val="en-GB"/>
        </w:rPr>
        <w:t> </w:t>
      </w:r>
      <w:proofErr w:type="gramStart"/>
      <w:r w:rsidRPr="00A12CAE">
        <w:rPr>
          <w:rFonts w:ascii="Times New Roman" w:hAnsi="Times New Roman"/>
          <w:szCs w:val="24"/>
          <w:lang w:val="en-GB"/>
        </w:rPr>
        <w:t>CRC materials science and</w:t>
      </w:r>
      <w:r w:rsidRPr="00A12CAE">
        <w:rPr>
          <w:rFonts w:ascii="Times New Roman" w:hAnsi="Times New Roman"/>
          <w:szCs w:val="24"/>
          <w:lang w:val="en-GB"/>
        </w:rPr>
        <w:br/>
        <w:t>engineering handbook.</w:t>
      </w:r>
      <w:proofErr w:type="gramEnd"/>
      <w:r w:rsidRPr="00A12CAE">
        <w:rPr>
          <w:rFonts w:ascii="Times New Roman" w:hAnsi="Times New Roman"/>
          <w:szCs w:val="24"/>
          <w:lang w:val="en-GB"/>
        </w:rPr>
        <w:t xml:space="preserve"> 3rd ed. Boca Raton: CRC Press, 2001. </w:t>
      </w:r>
      <w:proofErr w:type="gramStart"/>
      <w:r w:rsidRPr="00A12CAE">
        <w:rPr>
          <w:rFonts w:ascii="Times New Roman" w:hAnsi="Times New Roman"/>
          <w:szCs w:val="24"/>
          <w:lang w:val="en-GB"/>
        </w:rPr>
        <w:t>1928 p.</w:t>
      </w:r>
      <w:proofErr w:type="gramEnd"/>
    </w:p>
    <w:p w:rsidR="00A02D7B" w:rsidRPr="00A12CAE" w:rsidRDefault="00A02D7B" w:rsidP="00A02D7B">
      <w:pPr>
        <w:spacing w:line="360" w:lineRule="auto"/>
        <w:rPr>
          <w:rFonts w:ascii="Times New Roman" w:hAnsi="Times New Roman"/>
          <w:szCs w:val="24"/>
          <w:lang w:val="en-GB"/>
        </w:rPr>
      </w:pPr>
      <w:r w:rsidRPr="00A12CAE">
        <w:rPr>
          <w:rFonts w:ascii="Times New Roman" w:hAnsi="Times New Roman"/>
          <w:szCs w:val="24"/>
          <w:lang w:val="en-GB"/>
        </w:rPr>
        <w:t xml:space="preserve">Starr, T. L., </w:t>
      </w:r>
      <w:proofErr w:type="spellStart"/>
      <w:r w:rsidRPr="00A12CAE">
        <w:rPr>
          <w:rFonts w:ascii="Times New Roman" w:hAnsi="Times New Roman"/>
          <w:szCs w:val="24"/>
          <w:lang w:val="en-GB"/>
        </w:rPr>
        <w:t>Gornet</w:t>
      </w:r>
      <w:proofErr w:type="spellEnd"/>
      <w:r w:rsidRPr="00A12CAE">
        <w:rPr>
          <w:rFonts w:ascii="Times New Roman" w:hAnsi="Times New Roman"/>
          <w:szCs w:val="24"/>
          <w:lang w:val="en-GB"/>
        </w:rPr>
        <w:t>, T. J., Usher, John S., (2011) "The effect of process conditions on mechanical properties of laser‐sintered nylon", Rapid Prototyping Journal, Vol. 17 Issue: 6, pp.418-423</w:t>
      </w:r>
    </w:p>
    <w:sectPr w:rsidR="00A02D7B" w:rsidRPr="00A12CAE" w:rsidSect="0012753A">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guido.rezende" w:date="2018-12-21T14:57:00Z" w:initials="g">
    <w:p w:rsidR="00923C79" w:rsidRDefault="00923C79">
      <w:pPr>
        <w:pStyle w:val="Textodecomentrio"/>
      </w:pPr>
      <w:r>
        <w:rPr>
          <w:rStyle w:val="Refdecomentrio"/>
        </w:rPr>
        <w:annotationRef/>
      </w:r>
      <w:r>
        <w:t xml:space="preserve">Acho que não precisa desta palavra, na definição de AFO já diz que é uma </w:t>
      </w:r>
      <w:proofErr w:type="spellStart"/>
      <w:r w:rsidR="002A30CF">
        <w:t>ó</w:t>
      </w:r>
      <w:r>
        <w:t>rtese</w:t>
      </w:r>
      <w:proofErr w:type="spellEnd"/>
    </w:p>
  </w:comment>
  <w:comment w:id="1" w:author="adriano.oliveira" w:date="2018-12-21T08:42:00Z" w:initials="a">
    <w:p w:rsidR="00A65AE0" w:rsidRDefault="00A65AE0">
      <w:pPr>
        <w:pStyle w:val="Textodecomentrio"/>
      </w:pPr>
      <w:r>
        <w:rPr>
          <w:rStyle w:val="Refdecomentrio"/>
        </w:rPr>
        <w:annotationRef/>
      </w:r>
      <w:r>
        <w:t>Talvez “</w:t>
      </w:r>
      <w:proofErr w:type="spellStart"/>
      <w:r>
        <w:t>shape</w:t>
      </w:r>
      <w:proofErr w:type="spellEnd"/>
      <w:r>
        <w:t>” fique melhor.</w:t>
      </w:r>
    </w:p>
  </w:comment>
  <w:comment w:id="2" w:author="adriano.oliveira" w:date="2018-12-21T08:46:00Z" w:initials="a">
    <w:p w:rsidR="00A65AE0" w:rsidRDefault="00A65AE0">
      <w:pPr>
        <w:pStyle w:val="Textodecomentrio"/>
      </w:pPr>
      <w:r>
        <w:rPr>
          <w:rStyle w:val="Refdecomentrio"/>
        </w:rPr>
        <w:annotationRef/>
      </w:r>
      <w:r>
        <w:t>Se o artigo for</w:t>
      </w:r>
      <w:proofErr w:type="gramStart"/>
      <w:r>
        <w:t xml:space="preserve">  </w:t>
      </w:r>
      <w:proofErr w:type="gramEnd"/>
      <w:r>
        <w:t xml:space="preserve">todo em inglês, acho melhor colocar “AM” de </w:t>
      </w:r>
      <w:proofErr w:type="spellStart"/>
      <w:r>
        <w:t>Additive</w:t>
      </w:r>
      <w:proofErr w:type="spellEnd"/>
      <w:r>
        <w:t xml:space="preserve"> </w:t>
      </w:r>
      <w:proofErr w:type="spellStart"/>
      <w:r>
        <w:t>Manufacturing</w:t>
      </w:r>
      <w:proofErr w:type="spellEnd"/>
      <w:r>
        <w:t>.</w:t>
      </w:r>
    </w:p>
  </w:comment>
  <w:comment w:id="3" w:author="adriano.oliveira" w:date="2018-12-21T08:49:00Z" w:initials="a">
    <w:p w:rsidR="00A65AE0" w:rsidRDefault="00A65AE0">
      <w:pPr>
        <w:pStyle w:val="Textodecomentrio"/>
      </w:pPr>
      <w:r>
        <w:rPr>
          <w:rStyle w:val="Refdecomentrio"/>
        </w:rPr>
        <w:annotationRef/>
      </w:r>
      <w:r>
        <w:t>Acho que é “</w:t>
      </w:r>
      <w:proofErr w:type="spellStart"/>
      <w:r>
        <w:t>prosthesis</w:t>
      </w:r>
      <w:proofErr w:type="spellEnd"/>
      <w:r>
        <w:t>”</w:t>
      </w:r>
    </w:p>
  </w:comment>
  <w:comment w:id="4" w:author="adriano.oliveira" w:date="2018-12-21T08:50:00Z" w:initials="a">
    <w:p w:rsidR="00A65AE0" w:rsidRDefault="00A65AE0">
      <w:pPr>
        <w:pStyle w:val="Textodecomentrio"/>
      </w:pPr>
      <w:r>
        <w:rPr>
          <w:rStyle w:val="Refdecomentrio"/>
        </w:rPr>
        <w:annotationRef/>
      </w:r>
      <w:r>
        <w:t>AM</w:t>
      </w:r>
    </w:p>
  </w:comment>
  <w:comment w:id="5" w:author="adriano.oliveira" w:date="2018-12-21T08:50:00Z" w:initials="a">
    <w:p w:rsidR="00A65AE0" w:rsidRDefault="00A65AE0">
      <w:pPr>
        <w:pStyle w:val="Textodecomentrio"/>
      </w:pPr>
      <w:r>
        <w:rPr>
          <w:rStyle w:val="Refdecomentrio"/>
        </w:rPr>
        <w:annotationRef/>
      </w:r>
      <w:r>
        <w:t>AM</w:t>
      </w:r>
    </w:p>
  </w:comment>
  <w:comment w:id="6" w:author="adriano.oliveira" w:date="2018-12-21T08:51:00Z" w:initials="a">
    <w:p w:rsidR="00A65AE0" w:rsidRDefault="00A65AE0">
      <w:pPr>
        <w:pStyle w:val="Textodecomentrio"/>
      </w:pPr>
      <w:r>
        <w:rPr>
          <w:rStyle w:val="Refdecomentrio"/>
        </w:rPr>
        <w:annotationRef/>
      </w:r>
      <w:r>
        <w:t>AM</w:t>
      </w:r>
    </w:p>
  </w:comment>
  <w:comment w:id="7" w:author="adriano.oliveira" w:date="2018-12-21T09:37:00Z" w:initials="a">
    <w:p w:rsidR="00A65AE0" w:rsidRDefault="00A65AE0">
      <w:pPr>
        <w:pStyle w:val="Textodecomentrio"/>
      </w:pPr>
      <w:r>
        <w:rPr>
          <w:rStyle w:val="Refdecomentrio"/>
        </w:rPr>
        <w:annotationRef/>
      </w:r>
      <w:r>
        <w:t xml:space="preserve">A </w:t>
      </w:r>
      <w:proofErr w:type="spellStart"/>
      <w:r>
        <w:t>reprodutibilidde</w:t>
      </w:r>
      <w:proofErr w:type="spellEnd"/>
      <w:r>
        <w:t xml:space="preserve"> da impressora 3D é maior do que a </w:t>
      </w:r>
      <w:proofErr w:type="spellStart"/>
      <w:r>
        <w:t>termoformagem</w:t>
      </w:r>
      <w:proofErr w:type="spellEnd"/>
      <w:r>
        <w:t>?</w:t>
      </w:r>
    </w:p>
  </w:comment>
  <w:comment w:id="8" w:author="adriano.oliveira" w:date="2018-12-21T08:52:00Z" w:initials="a">
    <w:p w:rsidR="00A65AE0" w:rsidRPr="00403C7A" w:rsidRDefault="00A65AE0">
      <w:pPr>
        <w:pStyle w:val="Textodecomentrio"/>
        <w:rPr>
          <w:lang w:val="en-US"/>
        </w:rPr>
      </w:pPr>
      <w:r>
        <w:rPr>
          <w:rStyle w:val="Refdecomentrio"/>
        </w:rPr>
        <w:annotationRef/>
      </w:r>
      <w:r w:rsidRPr="00403C7A">
        <w:rPr>
          <w:lang w:val="en-US"/>
        </w:rPr>
        <w:t>AM</w:t>
      </w:r>
    </w:p>
  </w:comment>
  <w:comment w:id="9" w:author="adriano.oliveira" w:date="2018-12-21T09:55:00Z" w:initials="a">
    <w:p w:rsidR="00A65AE0" w:rsidRPr="00403C7A" w:rsidRDefault="00A65AE0">
      <w:pPr>
        <w:pStyle w:val="Textodecomentrio"/>
        <w:rPr>
          <w:lang w:val="en-US"/>
        </w:rPr>
      </w:pPr>
      <w:r>
        <w:rPr>
          <w:rStyle w:val="Refdecomentrio"/>
        </w:rPr>
        <w:annotationRef/>
      </w:r>
      <w:r w:rsidRPr="00403C7A">
        <w:rPr>
          <w:lang w:val="en-US"/>
        </w:rPr>
        <w:t>AM</w:t>
      </w:r>
    </w:p>
  </w:comment>
  <w:comment w:id="10" w:author="adriano.oliveira" w:date="2018-12-21T09:57:00Z" w:initials="a">
    <w:p w:rsidR="00A65AE0" w:rsidRPr="00403C7A" w:rsidRDefault="00A65AE0">
      <w:pPr>
        <w:pStyle w:val="Textodecomentrio"/>
        <w:rPr>
          <w:lang w:val="en-US"/>
        </w:rPr>
      </w:pPr>
      <w:r>
        <w:rPr>
          <w:rStyle w:val="Refdecomentrio"/>
        </w:rPr>
        <w:annotationRef/>
      </w:r>
      <w:proofErr w:type="spellStart"/>
      <w:r>
        <w:rPr>
          <w:lang w:val="en-US"/>
        </w:rPr>
        <w:t>Assim</w:t>
      </w:r>
      <w:proofErr w:type="spellEnd"/>
      <w:r>
        <w:rPr>
          <w:lang w:val="en-US"/>
        </w:rPr>
        <w:t xml:space="preserve"> </w:t>
      </w:r>
      <w:proofErr w:type="spellStart"/>
      <w:r>
        <w:rPr>
          <w:lang w:val="en-US"/>
        </w:rPr>
        <w:t>fica</w:t>
      </w:r>
      <w:proofErr w:type="spellEnd"/>
      <w:r>
        <w:rPr>
          <w:lang w:val="en-US"/>
        </w:rPr>
        <w:t xml:space="preserve"> </w:t>
      </w:r>
      <w:proofErr w:type="spellStart"/>
      <w:r>
        <w:rPr>
          <w:lang w:val="en-US"/>
        </w:rPr>
        <w:t>melhor</w:t>
      </w:r>
      <w:proofErr w:type="spellEnd"/>
      <w:r>
        <w:rPr>
          <w:lang w:val="en-US"/>
        </w:rPr>
        <w:t xml:space="preserve">? </w:t>
      </w:r>
      <w:r w:rsidRPr="00403C7A">
        <w:rPr>
          <w:lang w:val="en-US"/>
        </w:rPr>
        <w:sym w:font="Wingdings" w:char="F0E0"/>
      </w:r>
      <w:r>
        <w:rPr>
          <w:lang w:val="en-US"/>
        </w:rPr>
        <w:t xml:space="preserve"> </w:t>
      </w:r>
      <w:r w:rsidRPr="00403C7A">
        <w:rPr>
          <w:lang w:val="en-US"/>
        </w:rPr>
        <w:t>“</w:t>
      </w:r>
      <w:proofErr w:type="gramStart"/>
      <w:r w:rsidRPr="00403C7A">
        <w:rPr>
          <w:lang w:val="en-US"/>
        </w:rPr>
        <w:t>among</w:t>
      </w:r>
      <w:proofErr w:type="gramEnd"/>
      <w:r w:rsidRPr="00403C7A">
        <w:rPr>
          <w:lang w:val="en-US"/>
        </w:rPr>
        <w:t xml:space="preserve"> </w:t>
      </w:r>
      <w:r w:rsidRPr="00403C7A">
        <w:rPr>
          <w:b/>
          <w:lang w:val="en-US"/>
        </w:rPr>
        <w:t>these</w:t>
      </w:r>
      <w:r w:rsidRPr="00403C7A">
        <w:rPr>
          <w:lang w:val="en-US"/>
        </w:rPr>
        <w:t xml:space="preserve"> processes </w:t>
      </w:r>
      <w:r w:rsidRPr="00403C7A">
        <w:rPr>
          <w:b/>
          <w:lang w:val="en-US"/>
        </w:rPr>
        <w:t>the most used</w:t>
      </w:r>
      <w:r w:rsidRPr="00403C7A">
        <w:rPr>
          <w:lang w:val="en-US"/>
        </w:rPr>
        <w:t xml:space="preserve"> in...</w:t>
      </w:r>
      <w:r>
        <w:rPr>
          <w:lang w:val="en-US"/>
        </w:rPr>
        <w:t>”</w:t>
      </w:r>
    </w:p>
  </w:comment>
  <w:comment w:id="11" w:author="adriano.oliveira" w:date="2018-12-21T10:00:00Z" w:initials="a">
    <w:p w:rsidR="00A65AE0" w:rsidRPr="00403C7A" w:rsidRDefault="00A65AE0">
      <w:pPr>
        <w:pStyle w:val="Textodecomentrio"/>
        <w:rPr>
          <w:lang w:val="en-US"/>
        </w:rPr>
      </w:pPr>
      <w:r>
        <w:rPr>
          <w:rStyle w:val="Refdecomentrio"/>
        </w:rPr>
        <w:annotationRef/>
      </w:r>
      <w:r w:rsidRPr="00403C7A">
        <w:rPr>
          <w:lang w:val="en-US"/>
        </w:rPr>
        <w:t xml:space="preserve">“SLS uses </w:t>
      </w:r>
      <w:r>
        <w:rPr>
          <w:lang w:val="en-US"/>
        </w:rPr>
        <w:t xml:space="preserve">polymers, metals </w:t>
      </w:r>
      <w:proofErr w:type="gramStart"/>
      <w:r>
        <w:rPr>
          <w:lang w:val="en-US"/>
        </w:rPr>
        <w:t>and  even</w:t>
      </w:r>
      <w:proofErr w:type="gramEnd"/>
      <w:r>
        <w:rPr>
          <w:lang w:val="en-US"/>
        </w:rPr>
        <w:t xml:space="preserve"> ceramics as powder  to produce parts.”</w:t>
      </w:r>
    </w:p>
  </w:comment>
  <w:comment w:id="12" w:author="adriano.oliveira" w:date="2018-12-21T10:21:00Z" w:initials="a">
    <w:p w:rsidR="00A65AE0" w:rsidRDefault="00A65AE0">
      <w:pPr>
        <w:pStyle w:val="Textodecomentrio"/>
      </w:pPr>
      <w:r>
        <w:rPr>
          <w:rStyle w:val="Refdecomentrio"/>
        </w:rPr>
        <w:annotationRef/>
      </w:r>
      <w:r>
        <w:t>AM</w:t>
      </w:r>
    </w:p>
  </w:comment>
  <w:comment w:id="13" w:author="guido.rezende" w:date="2018-12-21T14:13:00Z" w:initials="g">
    <w:p w:rsidR="00923C79" w:rsidRPr="00923C79" w:rsidRDefault="00923C79">
      <w:pPr>
        <w:pStyle w:val="Textodecomentrio"/>
        <w:rPr>
          <w:lang w:val="en-US"/>
        </w:rPr>
      </w:pPr>
      <w:r>
        <w:rPr>
          <w:rStyle w:val="Refdecomentrio"/>
        </w:rPr>
        <w:annotationRef/>
      </w:r>
      <w:r>
        <w:t xml:space="preserve">Acho que dá para separar em duas frases. </w:t>
      </w:r>
      <w:r w:rsidRPr="00923C79">
        <w:rPr>
          <w:lang w:val="en-US"/>
        </w:rPr>
        <w:t>“</w:t>
      </w:r>
      <w:r w:rsidRPr="00A12CAE">
        <w:rPr>
          <w:rFonts w:ascii="Times New Roman" w:hAnsi="Times New Roman"/>
          <w:szCs w:val="24"/>
          <w:lang w:val="en-GB"/>
        </w:rPr>
        <w:t>Among the various types of materials available, polymers and composites</w:t>
      </w:r>
      <w:r>
        <w:rPr>
          <w:rFonts w:ascii="Times New Roman" w:hAnsi="Times New Roman"/>
          <w:szCs w:val="24"/>
          <w:lang w:val="en-GB"/>
        </w:rPr>
        <w:t xml:space="preserve"> usually</w:t>
      </w:r>
      <w:r w:rsidRPr="00A12CAE">
        <w:rPr>
          <w:rFonts w:ascii="Times New Roman" w:hAnsi="Times New Roman"/>
          <w:szCs w:val="24"/>
          <w:lang w:val="en-GB"/>
        </w:rPr>
        <w:t xml:space="preserve"> are best suited for orthotics</w:t>
      </w:r>
      <w:r>
        <w:rPr>
          <w:rFonts w:ascii="Times New Roman" w:hAnsi="Times New Roman"/>
          <w:szCs w:val="24"/>
          <w:lang w:val="en-GB"/>
        </w:rPr>
        <w:t xml:space="preserve">. For example, </w:t>
      </w:r>
      <w:r w:rsidRPr="00A12CAE">
        <w:rPr>
          <w:rFonts w:ascii="Times New Roman" w:hAnsi="Times New Roman"/>
          <w:szCs w:val="24"/>
          <w:lang w:val="en-GB"/>
        </w:rPr>
        <w:t>polyamide (PA)</w:t>
      </w:r>
      <w:r>
        <w:rPr>
          <w:rFonts w:ascii="Times New Roman" w:hAnsi="Times New Roman"/>
          <w:szCs w:val="24"/>
          <w:lang w:val="en-GB"/>
        </w:rPr>
        <w:t xml:space="preserve"> can be used as it </w:t>
      </w:r>
      <w:r w:rsidRPr="00A12CAE">
        <w:rPr>
          <w:rFonts w:ascii="Times New Roman" w:hAnsi="Times New Roman"/>
          <w:szCs w:val="24"/>
          <w:lang w:val="en-GB"/>
        </w:rPr>
        <w:t>generally meets all the characteristics required for application in an AFO</w:t>
      </w:r>
      <w:r>
        <w:rPr>
          <w:rFonts w:ascii="Times New Roman" w:hAnsi="Times New Roman"/>
          <w:szCs w:val="24"/>
          <w:lang w:val="en-GB"/>
        </w:rPr>
        <w:t>.”</w:t>
      </w:r>
    </w:p>
  </w:comment>
  <w:comment w:id="14" w:author="adriano.oliveira" w:date="2018-12-21T10:24:00Z" w:initials="a">
    <w:p w:rsidR="00A65AE0" w:rsidRPr="00923C79" w:rsidRDefault="00A65AE0">
      <w:pPr>
        <w:pStyle w:val="Textodecomentrio"/>
        <w:rPr>
          <w:lang w:val="en-US"/>
        </w:rPr>
      </w:pPr>
      <w:r>
        <w:rPr>
          <w:rStyle w:val="Refdecomentrio"/>
        </w:rPr>
        <w:annotationRef/>
      </w:r>
      <w:r w:rsidRPr="00923C79">
        <w:rPr>
          <w:lang w:val="en-US"/>
        </w:rPr>
        <w:t>AM</w:t>
      </w:r>
    </w:p>
  </w:comment>
  <w:comment w:id="15" w:author="guido.rezende" w:date="2018-12-21T14:14:00Z" w:initials="g">
    <w:p w:rsidR="00923C79" w:rsidRPr="00923C79" w:rsidRDefault="00923C79">
      <w:pPr>
        <w:pStyle w:val="Textodecomentrio"/>
        <w:rPr>
          <w:lang w:val="en-US"/>
        </w:rPr>
      </w:pPr>
      <w:r>
        <w:rPr>
          <w:rStyle w:val="Refdecomentrio"/>
        </w:rPr>
        <w:annotationRef/>
      </w:r>
      <w:r>
        <w:t xml:space="preserve">Não sei se </w:t>
      </w:r>
      <w:proofErr w:type="spellStart"/>
      <w:r>
        <w:t>should</w:t>
      </w:r>
      <w:proofErr w:type="spellEnd"/>
      <w:r>
        <w:t xml:space="preserve"> se adéqua bem aqui. </w:t>
      </w:r>
      <w:proofErr w:type="spellStart"/>
      <w:r w:rsidRPr="00923C79">
        <w:rPr>
          <w:lang w:val="en-US"/>
        </w:rPr>
        <w:t>Talvez</w:t>
      </w:r>
      <w:proofErr w:type="spellEnd"/>
      <w:r w:rsidRPr="00923C79">
        <w:rPr>
          <w:lang w:val="en-US"/>
        </w:rPr>
        <w:t xml:space="preserve"> </w:t>
      </w:r>
      <w:proofErr w:type="spellStart"/>
      <w:r w:rsidRPr="00923C79">
        <w:rPr>
          <w:lang w:val="en-US"/>
        </w:rPr>
        <w:t>colocar</w:t>
      </w:r>
      <w:proofErr w:type="spellEnd"/>
      <w:r w:rsidRPr="00923C79">
        <w:rPr>
          <w:lang w:val="en-US"/>
        </w:rPr>
        <w:t xml:space="preserve"> usually, </w:t>
      </w:r>
      <w:r>
        <w:rPr>
          <w:lang w:val="en-US"/>
        </w:rPr>
        <w:t>commonly</w:t>
      </w:r>
      <w:r w:rsidRPr="00923C79">
        <w:rPr>
          <w:lang w:val="en-US"/>
        </w:rPr>
        <w:t>, generally</w:t>
      </w:r>
      <w:proofErr w:type="gramStart"/>
      <w:r w:rsidRPr="00923C79">
        <w:rPr>
          <w:lang w:val="en-US"/>
        </w:rPr>
        <w:t>..</w:t>
      </w:r>
      <w:proofErr w:type="gramEnd"/>
      <w:r w:rsidRPr="00923C79">
        <w:rPr>
          <w:lang w:val="en-US"/>
        </w:rPr>
        <w:t xml:space="preserve"> </w:t>
      </w:r>
    </w:p>
  </w:comment>
  <w:comment w:id="16" w:author="adriano.oliveira" w:date="2018-12-21T10:26:00Z" w:initials="a">
    <w:p w:rsidR="00A65AE0" w:rsidRDefault="00A65AE0">
      <w:pPr>
        <w:pStyle w:val="Textodecomentrio"/>
      </w:pPr>
      <w:r>
        <w:rPr>
          <w:rStyle w:val="Refdecomentrio"/>
        </w:rPr>
        <w:annotationRef/>
      </w:r>
      <w:r>
        <w:t>AM</w:t>
      </w:r>
    </w:p>
  </w:comment>
  <w:comment w:id="17" w:author="adriano.oliveira" w:date="2018-12-21T10:29:00Z" w:initials="a">
    <w:p w:rsidR="00A65AE0" w:rsidRDefault="00A65AE0">
      <w:pPr>
        <w:pStyle w:val="Textodecomentrio"/>
      </w:pPr>
      <w:r>
        <w:rPr>
          <w:rStyle w:val="Refdecomentrio"/>
        </w:rPr>
        <w:annotationRef/>
      </w:r>
      <w:r>
        <w:t>AM</w:t>
      </w:r>
    </w:p>
  </w:comment>
  <w:comment w:id="18" w:author="adriano.oliveira" w:date="2018-12-21T10:42:00Z" w:initials="a">
    <w:p w:rsidR="00A65AE0" w:rsidRDefault="00A65AE0">
      <w:pPr>
        <w:pStyle w:val="Textodecomentrio"/>
      </w:pPr>
      <w:r>
        <w:rPr>
          <w:rStyle w:val="Refdecomentrio"/>
        </w:rPr>
        <w:annotationRef/>
      </w:r>
      <w:r>
        <w:t>AM</w:t>
      </w:r>
    </w:p>
  </w:comment>
  <w:comment w:id="19" w:author="guido.rezende" w:date="2018-12-21T14:18:00Z" w:initials="g">
    <w:p w:rsidR="001C0500" w:rsidRDefault="001C0500">
      <w:pPr>
        <w:pStyle w:val="Textodecomentrio"/>
      </w:pPr>
      <w:r>
        <w:rPr>
          <w:rStyle w:val="Refdecomentrio"/>
        </w:rPr>
        <w:annotationRef/>
      </w:r>
      <w:proofErr w:type="gramStart"/>
      <w:r>
        <w:t>are</w:t>
      </w:r>
      <w:proofErr w:type="gramEnd"/>
      <w:r>
        <w:t>*, já que estamos falando de materiais, equipamento e condições.</w:t>
      </w:r>
    </w:p>
  </w:comment>
  <w:comment w:id="27" w:author="cristiane.evelise" w:date="2018-12-20T18:51:00Z" w:initials="c">
    <w:p w:rsidR="00A65AE0" w:rsidRDefault="00A65AE0">
      <w:pPr>
        <w:pStyle w:val="Textodecomentrio"/>
      </w:pPr>
      <w:r>
        <w:rPr>
          <w:rStyle w:val="Refdecomentrio"/>
        </w:rPr>
        <w:annotationRef/>
      </w:r>
      <w:r>
        <w:t xml:space="preserve">Passar a imagem </w:t>
      </w:r>
      <w:proofErr w:type="spellStart"/>
      <w:r>
        <w:t>parao</w:t>
      </w:r>
      <w:proofErr w:type="spellEnd"/>
      <w:r>
        <w:t xml:space="preserve"> inglês.</w:t>
      </w:r>
    </w:p>
  </w:comment>
  <w:comment w:id="28" w:author="guido.rezende" w:date="2018-12-21T14:51:00Z" w:initials="g">
    <w:p w:rsidR="001C0500" w:rsidRDefault="001C0500">
      <w:pPr>
        <w:pStyle w:val="Textodecomentrio"/>
      </w:pPr>
      <w:r>
        <w:rPr>
          <w:rStyle w:val="Refdecomentrio"/>
        </w:rPr>
        <w:annotationRef/>
      </w:r>
      <w:r>
        <w:t>Acho</w:t>
      </w:r>
      <w:r w:rsidR="008D5480">
        <w:t xml:space="preserve"> que a figura 1 ficou de fora..</w:t>
      </w:r>
      <w:r>
        <w:t>. Seria a imagem das geometrias da norma?</w:t>
      </w:r>
    </w:p>
  </w:comment>
  <w:comment w:id="29" w:author="guido.rezende" w:date="2018-12-21T14:25:00Z" w:initials="g">
    <w:p w:rsidR="001C0500" w:rsidRDefault="001C0500">
      <w:pPr>
        <w:pStyle w:val="Textodecomentrio"/>
      </w:pPr>
      <w:r>
        <w:rPr>
          <w:rStyle w:val="Refdecomentrio"/>
        </w:rPr>
        <w:annotationRef/>
      </w:r>
      <w:r>
        <w:t xml:space="preserve">Seria (DIEMP), não? Já que as demais siglas como AFO, MA, GUM foram definidas em </w:t>
      </w:r>
      <w:proofErr w:type="spellStart"/>
      <w:proofErr w:type="gramStart"/>
      <w:r>
        <w:t>parentesis</w:t>
      </w:r>
      <w:proofErr w:type="spellEnd"/>
      <w:proofErr w:type="gramEnd"/>
    </w:p>
  </w:comment>
  <w:comment w:id="30" w:author="guido.rezende" w:date="2018-12-21T14:25:00Z" w:initials="g">
    <w:p w:rsidR="001C0500" w:rsidRDefault="001C0500">
      <w:pPr>
        <w:pStyle w:val="Textodecomentrio"/>
      </w:pPr>
      <w:r>
        <w:rPr>
          <w:rStyle w:val="Refdecomentrio"/>
        </w:rPr>
        <w:annotationRef/>
      </w:r>
      <w:r>
        <w:t>Idem</w:t>
      </w:r>
    </w:p>
  </w:comment>
  <w:comment w:id="32" w:author="guido.rezende" w:date="2018-12-21T14:26:00Z" w:initials="g">
    <w:p w:rsidR="002C7317" w:rsidRDefault="002C7317">
      <w:pPr>
        <w:pStyle w:val="Textodecomentrio"/>
      </w:pPr>
      <w:r>
        <w:rPr>
          <w:rStyle w:val="Refdecomentrio"/>
        </w:rPr>
        <w:annotationRef/>
      </w:r>
      <w:r>
        <w:t xml:space="preserve">Além da espessura também foi colocada </w:t>
      </w:r>
      <w:proofErr w:type="gramStart"/>
      <w:r>
        <w:t>a</w:t>
      </w:r>
      <w:proofErr w:type="gramEnd"/>
      <w:r>
        <w:t xml:space="preserve"> largura de cada CP.</w:t>
      </w:r>
    </w:p>
  </w:comment>
  <w:comment w:id="35" w:author="guido.rezende" w:date="2018-12-21T14:29:00Z" w:initials="g">
    <w:p w:rsidR="002C7317" w:rsidRPr="002C7317" w:rsidRDefault="002C7317">
      <w:pPr>
        <w:pStyle w:val="Textodecomentrio"/>
        <w:rPr>
          <w:lang w:val="en-US"/>
        </w:rPr>
      </w:pPr>
      <w:r>
        <w:rPr>
          <w:rStyle w:val="Refdecomentrio"/>
        </w:rPr>
        <w:annotationRef/>
      </w:r>
      <w:r w:rsidRPr="002C7317">
        <w:rPr>
          <w:rFonts w:ascii="Times New Roman" w:hAnsi="Times New Roman"/>
          <w:szCs w:val="24"/>
          <w:lang w:val="en-US"/>
        </w:rPr>
        <w:t>“</w:t>
      </w:r>
      <w:r>
        <w:rPr>
          <w:rFonts w:ascii="Times New Roman" w:hAnsi="Times New Roman"/>
          <w:szCs w:val="24"/>
          <w:lang w:val="en-GB"/>
        </w:rPr>
        <w:t xml:space="preserve">It </w:t>
      </w:r>
      <w:r w:rsidRPr="00A12CAE">
        <w:rPr>
          <w:rFonts w:ascii="Times New Roman" w:hAnsi="Times New Roman"/>
          <w:szCs w:val="24"/>
          <w:lang w:val="en-GB"/>
        </w:rPr>
        <w:t xml:space="preserve">was used an attachment extensometer (clip gage) </w:t>
      </w:r>
      <w:r>
        <w:rPr>
          <w:rFonts w:ascii="Times New Roman" w:hAnsi="Times New Roman"/>
          <w:szCs w:val="24"/>
          <w:lang w:val="en-GB"/>
        </w:rPr>
        <w:t>from</w:t>
      </w:r>
      <w:r w:rsidRPr="00A12CAE">
        <w:rPr>
          <w:rFonts w:ascii="Times New Roman" w:hAnsi="Times New Roman"/>
          <w:szCs w:val="24"/>
          <w:lang w:val="en-GB"/>
        </w:rPr>
        <w:t xml:space="preserve"> </w:t>
      </w:r>
      <w:proofErr w:type="spellStart"/>
      <w:r w:rsidRPr="00A12CAE">
        <w:rPr>
          <w:rFonts w:ascii="Times New Roman" w:hAnsi="Times New Roman"/>
          <w:szCs w:val="24"/>
          <w:lang w:val="en-GB"/>
        </w:rPr>
        <w:t>Instron</w:t>
      </w:r>
      <w:proofErr w:type="spellEnd"/>
      <w:r>
        <w:rPr>
          <w:rFonts w:ascii="Times New Roman" w:hAnsi="Times New Roman"/>
          <w:szCs w:val="24"/>
          <w:lang w:val="en-GB"/>
        </w:rPr>
        <w:t xml:space="preserve"> in order to </w:t>
      </w:r>
      <w:r>
        <w:rPr>
          <w:rStyle w:val="Refdecomentrio"/>
        </w:rPr>
        <w:annotationRef/>
      </w:r>
      <w:r w:rsidRPr="00A12CAE">
        <w:rPr>
          <w:rFonts w:ascii="Times New Roman" w:hAnsi="Times New Roman"/>
          <w:szCs w:val="24"/>
          <w:lang w:val="en-GB"/>
        </w:rPr>
        <w:t xml:space="preserve">measure the deformation of the </w:t>
      </w:r>
      <w:r>
        <w:rPr>
          <w:rFonts w:ascii="Times New Roman" w:hAnsi="Times New Roman"/>
          <w:szCs w:val="24"/>
          <w:lang w:val="en-GB"/>
        </w:rPr>
        <w:t>SP</w:t>
      </w:r>
      <w:r>
        <w:rPr>
          <w:rStyle w:val="Refdecomentrio"/>
        </w:rPr>
        <w:annotationRef/>
      </w:r>
      <w:r>
        <w:rPr>
          <w:rFonts w:ascii="Times New Roman" w:hAnsi="Times New Roman"/>
          <w:szCs w:val="24"/>
          <w:lang w:val="en-GB"/>
        </w:rPr>
        <w:t>.”</w:t>
      </w:r>
    </w:p>
  </w:comment>
  <w:comment w:id="36" w:author="guido.rezende" w:date="2018-12-21T14:30:00Z" w:initials="g">
    <w:p w:rsidR="002C7317" w:rsidRPr="002C7317" w:rsidRDefault="002C7317">
      <w:pPr>
        <w:pStyle w:val="Textodecomentrio"/>
        <w:rPr>
          <w:lang w:val="en-US"/>
        </w:rPr>
      </w:pPr>
      <w:r>
        <w:rPr>
          <w:rStyle w:val="Refdecomentrio"/>
        </w:rPr>
        <w:annotationRef/>
      </w:r>
      <w:r w:rsidRPr="002C7317">
        <w:rPr>
          <w:lang w:val="en-US"/>
        </w:rPr>
        <w:t xml:space="preserve">Yield Strength, flow limit é </w:t>
      </w:r>
      <w:proofErr w:type="spellStart"/>
      <w:r w:rsidRPr="002C7317">
        <w:rPr>
          <w:lang w:val="en-US"/>
        </w:rPr>
        <w:t>coisa</w:t>
      </w:r>
      <w:proofErr w:type="spellEnd"/>
      <w:r w:rsidRPr="002C7317">
        <w:rPr>
          <w:lang w:val="en-US"/>
        </w:rPr>
        <w:t xml:space="preserve"> do Google </w:t>
      </w:r>
      <w:proofErr w:type="spellStart"/>
      <w:r w:rsidRPr="002C7317">
        <w:rPr>
          <w:lang w:val="en-US"/>
        </w:rPr>
        <w:t>tradutor</w:t>
      </w:r>
      <w:proofErr w:type="spellEnd"/>
      <w:r w:rsidRPr="002C7317">
        <w:rPr>
          <w:lang w:val="en-US"/>
        </w:rPr>
        <w:t xml:space="preserve"> </w:t>
      </w:r>
      <w:proofErr w:type="spellStart"/>
      <w:r w:rsidRPr="002C7317">
        <w:rPr>
          <w:lang w:val="en-US"/>
        </w:rPr>
        <w:t>rs</w:t>
      </w:r>
      <w:proofErr w:type="spellEnd"/>
      <w:r w:rsidRPr="002C7317">
        <w:rPr>
          <w:lang w:val="en-US"/>
        </w:rPr>
        <w:t>.</w:t>
      </w:r>
    </w:p>
  </w:comment>
  <w:comment w:id="38" w:author="guido.rezende" w:date="2018-12-21T14:33:00Z" w:initials="g">
    <w:p w:rsidR="002C7317" w:rsidRDefault="002C7317">
      <w:pPr>
        <w:pStyle w:val="Textodecomentrio"/>
      </w:pPr>
      <w:r>
        <w:rPr>
          <w:rStyle w:val="Refdecomentrio"/>
        </w:rPr>
        <w:annotationRef/>
      </w:r>
      <w:r>
        <w:t xml:space="preserve">Pelo que vi na Wikipédia, pode falar tanto </w:t>
      </w:r>
      <w:proofErr w:type="spellStart"/>
      <w:r>
        <w:t>Tensile</w:t>
      </w:r>
      <w:proofErr w:type="spellEnd"/>
      <w:r>
        <w:t xml:space="preserve"> </w:t>
      </w:r>
      <w:proofErr w:type="spellStart"/>
      <w:r>
        <w:t>Strength</w:t>
      </w:r>
      <w:proofErr w:type="spellEnd"/>
      <w:r>
        <w:t xml:space="preserve"> ou </w:t>
      </w:r>
      <w:proofErr w:type="spellStart"/>
      <w:r>
        <w:t>Ultimate</w:t>
      </w:r>
      <w:proofErr w:type="spellEnd"/>
      <w:r>
        <w:t xml:space="preserve"> </w:t>
      </w:r>
      <w:proofErr w:type="spellStart"/>
      <w:r>
        <w:t>Tensile</w:t>
      </w:r>
      <w:proofErr w:type="spellEnd"/>
      <w:r>
        <w:t xml:space="preserve"> </w:t>
      </w:r>
      <w:proofErr w:type="spellStart"/>
      <w:r>
        <w:t>Strength</w:t>
      </w:r>
      <w:proofErr w:type="spellEnd"/>
      <w:r>
        <w:t xml:space="preserve">. Só escolher um dos dois pra uniformizar (No parágrafo de cima está só </w:t>
      </w:r>
      <w:proofErr w:type="spellStart"/>
      <w:r>
        <w:t>Tensile</w:t>
      </w:r>
      <w:proofErr w:type="spellEnd"/>
      <w:r>
        <w:t xml:space="preserve"> </w:t>
      </w:r>
      <w:proofErr w:type="spellStart"/>
      <w:r>
        <w:t>Strength</w:t>
      </w:r>
      <w:proofErr w:type="spellEnd"/>
      <w:r>
        <w:t>, por exemplo</w:t>
      </w:r>
      <w:proofErr w:type="gramStart"/>
      <w:r>
        <w:t>)</w:t>
      </w:r>
      <w:proofErr w:type="gramEnd"/>
    </w:p>
  </w:comment>
  <w:comment w:id="39" w:author="guido.rezende" w:date="2018-12-21T14:37:00Z" w:initials="g">
    <w:p w:rsidR="00AC3ABD" w:rsidRDefault="00AC3ABD">
      <w:pPr>
        <w:pStyle w:val="Textodecomentrio"/>
      </w:pPr>
      <w:r>
        <w:rPr>
          <w:rStyle w:val="Refdecomentrio"/>
        </w:rPr>
        <w:annotationRef/>
      </w:r>
      <w:r>
        <w:t xml:space="preserve">Acho legal deixar claro que é raiz de cinco </w:t>
      </w:r>
      <w:proofErr w:type="spellStart"/>
      <w:r>
        <w:t>pq</w:t>
      </w:r>
      <w:proofErr w:type="spellEnd"/>
      <w:r>
        <w:t xml:space="preserve"> usamos cinco amostras em cada direção, pra não </w:t>
      </w:r>
      <w:proofErr w:type="gramStart"/>
      <w:r>
        <w:t>ficar</w:t>
      </w:r>
      <w:proofErr w:type="gramEnd"/>
      <w:r>
        <w:t xml:space="preserve"> </w:t>
      </w:r>
    </w:p>
  </w:comment>
  <w:comment w:id="58" w:author="guido.rezende" w:date="2018-12-21T14:45:00Z" w:initials="g">
    <w:p w:rsidR="008D0609" w:rsidRDefault="008D0609">
      <w:pPr>
        <w:pStyle w:val="Textodecomentrio"/>
      </w:pPr>
      <w:r>
        <w:rPr>
          <w:rStyle w:val="Refdecomentrio"/>
        </w:rPr>
        <w:annotationRef/>
      </w:r>
      <w:r>
        <w:t>Ponto importante, vamos usar as casas decimais como ponto ou vírgula? Padronizar o texto e as tabelas.</w:t>
      </w:r>
    </w:p>
  </w:comment>
  <w:comment w:id="67" w:author="cristiane.evelise" w:date="2018-12-20T18:34:00Z" w:initials="c">
    <w:p w:rsidR="00A65AE0" w:rsidRDefault="00A65AE0">
      <w:pPr>
        <w:pStyle w:val="Textodecomentrio"/>
      </w:pPr>
      <w:r>
        <w:rPr>
          <w:rStyle w:val="Refdecomentrio"/>
        </w:rPr>
        <w:annotationRef/>
      </w:r>
      <w:r>
        <w:t xml:space="preserve">Colocar os gráficos em </w:t>
      </w:r>
      <w:proofErr w:type="spellStart"/>
      <w:r>
        <w:t>ingles</w:t>
      </w:r>
      <w:proofErr w:type="spellEnd"/>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91D8B"/>
    <w:multiLevelType w:val="multilevel"/>
    <w:tmpl w:val="2AAC8A0A"/>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277F7565"/>
    <w:multiLevelType w:val="multilevel"/>
    <w:tmpl w:val="A9E42E66"/>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396D43AB"/>
    <w:multiLevelType w:val="hybridMultilevel"/>
    <w:tmpl w:val="70AAC9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58C003DF"/>
    <w:multiLevelType w:val="multilevel"/>
    <w:tmpl w:val="474EFD88"/>
    <w:lvl w:ilvl="0">
      <w:start w:val="2"/>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65792741"/>
    <w:multiLevelType w:val="multilevel"/>
    <w:tmpl w:val="24149670"/>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5">
    <w:nsid w:val="680D0BED"/>
    <w:multiLevelType w:val="multilevel"/>
    <w:tmpl w:val="59F0A69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trackRevisions/>
  <w:defaultTabStop w:val="708"/>
  <w:hyphenationZone w:val="425"/>
  <w:characterSpacingControl w:val="doNotCompress"/>
  <w:compat/>
  <w:rsids>
    <w:rsidRoot w:val="0028224B"/>
    <w:rsid w:val="00035510"/>
    <w:rsid w:val="00051926"/>
    <w:rsid w:val="0008183C"/>
    <w:rsid w:val="000B0BEB"/>
    <w:rsid w:val="00115648"/>
    <w:rsid w:val="00125382"/>
    <w:rsid w:val="0012753A"/>
    <w:rsid w:val="00183464"/>
    <w:rsid w:val="001C0500"/>
    <w:rsid w:val="001D0271"/>
    <w:rsid w:val="001E76C1"/>
    <w:rsid w:val="0022492A"/>
    <w:rsid w:val="00242291"/>
    <w:rsid w:val="002519E5"/>
    <w:rsid w:val="00264818"/>
    <w:rsid w:val="0028224B"/>
    <w:rsid w:val="002A30CF"/>
    <w:rsid w:val="002C7317"/>
    <w:rsid w:val="00332E25"/>
    <w:rsid w:val="00383D13"/>
    <w:rsid w:val="00403C7A"/>
    <w:rsid w:val="00414487"/>
    <w:rsid w:val="004446B6"/>
    <w:rsid w:val="00495D79"/>
    <w:rsid w:val="004A32BF"/>
    <w:rsid w:val="00510C8A"/>
    <w:rsid w:val="005151DE"/>
    <w:rsid w:val="005A6303"/>
    <w:rsid w:val="005C5D23"/>
    <w:rsid w:val="005D1558"/>
    <w:rsid w:val="005E4B73"/>
    <w:rsid w:val="005F67C3"/>
    <w:rsid w:val="006073F4"/>
    <w:rsid w:val="00660C03"/>
    <w:rsid w:val="0066316F"/>
    <w:rsid w:val="0067100D"/>
    <w:rsid w:val="006A612B"/>
    <w:rsid w:val="006F4BC5"/>
    <w:rsid w:val="0070603C"/>
    <w:rsid w:val="007168BB"/>
    <w:rsid w:val="007962D6"/>
    <w:rsid w:val="007A706B"/>
    <w:rsid w:val="00856E5D"/>
    <w:rsid w:val="008B5FAB"/>
    <w:rsid w:val="008D0609"/>
    <w:rsid w:val="008D5480"/>
    <w:rsid w:val="00923C79"/>
    <w:rsid w:val="009958C1"/>
    <w:rsid w:val="00995CE7"/>
    <w:rsid w:val="009B3B5D"/>
    <w:rsid w:val="009C2151"/>
    <w:rsid w:val="009D298D"/>
    <w:rsid w:val="009E5828"/>
    <w:rsid w:val="00A02D7B"/>
    <w:rsid w:val="00A02EA5"/>
    <w:rsid w:val="00A12CAE"/>
    <w:rsid w:val="00A143A0"/>
    <w:rsid w:val="00A65AE0"/>
    <w:rsid w:val="00AA3657"/>
    <w:rsid w:val="00AC3ABD"/>
    <w:rsid w:val="00B802C4"/>
    <w:rsid w:val="00B87152"/>
    <w:rsid w:val="00BA223C"/>
    <w:rsid w:val="00BF6F7E"/>
    <w:rsid w:val="00C23916"/>
    <w:rsid w:val="00C42A72"/>
    <w:rsid w:val="00C61323"/>
    <w:rsid w:val="00D04922"/>
    <w:rsid w:val="00D11535"/>
    <w:rsid w:val="00D477C5"/>
    <w:rsid w:val="00DB6815"/>
    <w:rsid w:val="00E164AB"/>
    <w:rsid w:val="00E36FF0"/>
    <w:rsid w:val="00E64F09"/>
    <w:rsid w:val="00F219B1"/>
    <w:rsid w:val="00F33C7A"/>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224B"/>
    <w:pPr>
      <w:tabs>
        <w:tab w:val="left" w:pos="720"/>
      </w:tabs>
      <w:spacing w:before="120" w:after="0" w:line="240" w:lineRule="auto"/>
      <w:jc w:val="both"/>
    </w:pPr>
    <w:rPr>
      <w:rFonts w:ascii="Times" w:eastAsia="Times New Roman" w:hAnsi="Times" w:cs="Times New Roman"/>
      <w:sz w:val="24"/>
      <w:szCs w:val="20"/>
      <w:lang w:eastAsia="pt-BR"/>
    </w:rPr>
  </w:style>
  <w:style w:type="paragraph" w:styleId="Ttulo1">
    <w:name w:val="heading 1"/>
    <w:basedOn w:val="Normal"/>
    <w:next w:val="Normal"/>
    <w:link w:val="Ttulo1Char"/>
    <w:qFormat/>
    <w:rsid w:val="0028224B"/>
    <w:pPr>
      <w:keepNext/>
      <w:spacing w:before="240"/>
      <w:jc w:val="left"/>
      <w:outlineLvl w:val="0"/>
    </w:pPr>
    <w:rPr>
      <w:b/>
      <w:kern w:val="28"/>
      <w:sz w:val="26"/>
    </w:rPr>
  </w:style>
  <w:style w:type="paragraph" w:styleId="Ttulo3">
    <w:name w:val="heading 3"/>
    <w:basedOn w:val="Normal"/>
    <w:next w:val="Normal"/>
    <w:link w:val="Ttulo3Char"/>
    <w:uiPriority w:val="9"/>
    <w:semiHidden/>
    <w:unhideWhenUsed/>
    <w:qFormat/>
    <w:rsid w:val="00A02D7B"/>
    <w:pPr>
      <w:keepNext/>
      <w:keepLines/>
      <w:tabs>
        <w:tab w:val="clear" w:pos="720"/>
      </w:tabs>
      <w:spacing w:before="200" w:line="276" w:lineRule="auto"/>
      <w:jc w:val="left"/>
      <w:outlineLvl w:val="2"/>
    </w:pPr>
    <w:rPr>
      <w:rFonts w:asciiTheme="majorHAnsi" w:eastAsiaTheme="majorEastAsia" w:hAnsiTheme="majorHAnsi" w:cstheme="majorBidi"/>
      <w:b/>
      <w:bCs/>
      <w:color w:val="4F81BD" w:themeColor="accent1"/>
      <w:sz w:val="22"/>
      <w:szCs w:val="22"/>
      <w:lang w:eastAsia="en-US"/>
    </w:rPr>
  </w:style>
  <w:style w:type="paragraph" w:styleId="Ttulo4">
    <w:name w:val="heading 4"/>
    <w:basedOn w:val="Normal"/>
    <w:next w:val="Normal"/>
    <w:link w:val="Ttulo4Char"/>
    <w:uiPriority w:val="9"/>
    <w:semiHidden/>
    <w:unhideWhenUsed/>
    <w:qFormat/>
    <w:rsid w:val="00183464"/>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28224B"/>
    <w:rPr>
      <w:rFonts w:ascii="Times" w:eastAsia="Times New Roman" w:hAnsi="Times" w:cs="Times New Roman"/>
      <w:b/>
      <w:kern w:val="28"/>
      <w:sz w:val="26"/>
      <w:szCs w:val="20"/>
      <w:lang w:eastAsia="pt-BR"/>
    </w:rPr>
  </w:style>
  <w:style w:type="paragraph" w:styleId="Textodebalo">
    <w:name w:val="Balloon Text"/>
    <w:basedOn w:val="Normal"/>
    <w:link w:val="TextodebaloChar"/>
    <w:uiPriority w:val="99"/>
    <w:semiHidden/>
    <w:unhideWhenUsed/>
    <w:rsid w:val="0028224B"/>
    <w:pPr>
      <w:spacing w:before="0"/>
    </w:pPr>
    <w:rPr>
      <w:rFonts w:ascii="Tahoma" w:hAnsi="Tahoma" w:cs="Tahoma"/>
      <w:sz w:val="16"/>
      <w:szCs w:val="16"/>
    </w:rPr>
  </w:style>
  <w:style w:type="character" w:customStyle="1" w:styleId="TextodebaloChar">
    <w:name w:val="Texto de balão Char"/>
    <w:basedOn w:val="Fontepargpadro"/>
    <w:link w:val="Textodebalo"/>
    <w:uiPriority w:val="99"/>
    <w:semiHidden/>
    <w:rsid w:val="0028224B"/>
    <w:rPr>
      <w:rFonts w:ascii="Tahoma" w:eastAsia="Times New Roman" w:hAnsi="Tahoma" w:cs="Tahoma"/>
      <w:sz w:val="16"/>
      <w:szCs w:val="16"/>
      <w:lang w:eastAsia="pt-BR"/>
    </w:rPr>
  </w:style>
  <w:style w:type="paragraph" w:styleId="NormalWeb">
    <w:name w:val="Normal (Web)"/>
    <w:basedOn w:val="Normal"/>
    <w:uiPriority w:val="99"/>
    <w:semiHidden/>
    <w:unhideWhenUsed/>
    <w:rsid w:val="00115648"/>
    <w:pPr>
      <w:tabs>
        <w:tab w:val="clear" w:pos="720"/>
      </w:tabs>
      <w:spacing w:before="100" w:beforeAutospacing="1" w:after="100" w:afterAutospacing="1"/>
      <w:jc w:val="left"/>
    </w:pPr>
    <w:rPr>
      <w:rFonts w:ascii="Times New Roman" w:hAnsi="Times New Roman"/>
      <w:szCs w:val="24"/>
    </w:rPr>
  </w:style>
  <w:style w:type="character" w:customStyle="1" w:styleId="label">
    <w:name w:val="label"/>
    <w:basedOn w:val="Fontepargpadro"/>
    <w:rsid w:val="00115648"/>
  </w:style>
  <w:style w:type="character" w:styleId="Hyperlink">
    <w:name w:val="Hyperlink"/>
    <w:basedOn w:val="Fontepargpadro"/>
    <w:uiPriority w:val="99"/>
    <w:semiHidden/>
    <w:unhideWhenUsed/>
    <w:rsid w:val="00115648"/>
    <w:rPr>
      <w:color w:val="0000FF"/>
      <w:u w:val="single"/>
    </w:rPr>
  </w:style>
  <w:style w:type="character" w:styleId="nfase">
    <w:name w:val="Emphasis"/>
    <w:basedOn w:val="Fontepargpadro"/>
    <w:uiPriority w:val="20"/>
    <w:qFormat/>
    <w:rsid w:val="00115648"/>
    <w:rPr>
      <w:i/>
      <w:iCs/>
    </w:rPr>
  </w:style>
  <w:style w:type="character" w:customStyle="1" w:styleId="Ttulo4Char">
    <w:name w:val="Título 4 Char"/>
    <w:basedOn w:val="Fontepargpadro"/>
    <w:link w:val="Ttulo4"/>
    <w:uiPriority w:val="9"/>
    <w:semiHidden/>
    <w:rsid w:val="00183464"/>
    <w:rPr>
      <w:rFonts w:asciiTheme="majorHAnsi" w:eastAsiaTheme="majorEastAsia" w:hAnsiTheme="majorHAnsi" w:cstheme="majorBidi"/>
      <w:b/>
      <w:bCs/>
      <w:i/>
      <w:iCs/>
      <w:color w:val="4F81BD" w:themeColor="accent1"/>
      <w:sz w:val="24"/>
      <w:szCs w:val="20"/>
      <w:lang w:eastAsia="pt-BR"/>
    </w:rPr>
  </w:style>
  <w:style w:type="paragraph" w:styleId="PargrafodaLista">
    <w:name w:val="List Paragraph"/>
    <w:basedOn w:val="Normal"/>
    <w:uiPriority w:val="34"/>
    <w:qFormat/>
    <w:rsid w:val="00414487"/>
    <w:pPr>
      <w:ind w:left="720"/>
      <w:contextualSpacing/>
    </w:pPr>
  </w:style>
  <w:style w:type="character" w:customStyle="1" w:styleId="Ttulo3Char">
    <w:name w:val="Título 3 Char"/>
    <w:basedOn w:val="Fontepargpadro"/>
    <w:link w:val="Ttulo3"/>
    <w:uiPriority w:val="9"/>
    <w:semiHidden/>
    <w:rsid w:val="00A02D7B"/>
    <w:rPr>
      <w:rFonts w:asciiTheme="majorHAnsi" w:eastAsiaTheme="majorEastAsia" w:hAnsiTheme="majorHAnsi" w:cstheme="majorBidi"/>
      <w:b/>
      <w:bCs/>
      <w:color w:val="4F81BD" w:themeColor="accent1"/>
    </w:rPr>
  </w:style>
  <w:style w:type="paragraph" w:styleId="Legenda">
    <w:name w:val="caption"/>
    <w:basedOn w:val="Normal"/>
    <w:next w:val="Normal"/>
    <w:uiPriority w:val="35"/>
    <w:unhideWhenUsed/>
    <w:qFormat/>
    <w:rsid w:val="00A02D7B"/>
    <w:pPr>
      <w:tabs>
        <w:tab w:val="clear" w:pos="720"/>
      </w:tabs>
      <w:spacing w:before="0" w:after="200"/>
      <w:jc w:val="left"/>
    </w:pPr>
    <w:rPr>
      <w:rFonts w:ascii="Arial" w:eastAsiaTheme="minorHAnsi" w:hAnsi="Arial" w:cstheme="minorBidi"/>
      <w:b/>
      <w:bCs/>
      <w:color w:val="4F81BD" w:themeColor="accent1"/>
      <w:sz w:val="18"/>
      <w:szCs w:val="18"/>
      <w:lang w:eastAsia="en-US"/>
    </w:rPr>
  </w:style>
  <w:style w:type="table" w:styleId="Tabelacomgrade">
    <w:name w:val="Table Grid"/>
    <w:basedOn w:val="Tabelanormal"/>
    <w:uiPriority w:val="59"/>
    <w:rsid w:val="00A02D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0B0BEB"/>
    <w:rPr>
      <w:sz w:val="16"/>
      <w:szCs w:val="16"/>
    </w:rPr>
  </w:style>
  <w:style w:type="paragraph" w:styleId="Textodecomentrio">
    <w:name w:val="annotation text"/>
    <w:basedOn w:val="Normal"/>
    <w:link w:val="TextodecomentrioChar"/>
    <w:uiPriority w:val="99"/>
    <w:semiHidden/>
    <w:unhideWhenUsed/>
    <w:rsid w:val="000B0BEB"/>
    <w:rPr>
      <w:sz w:val="20"/>
    </w:rPr>
  </w:style>
  <w:style w:type="character" w:customStyle="1" w:styleId="TextodecomentrioChar">
    <w:name w:val="Texto de comentário Char"/>
    <w:basedOn w:val="Fontepargpadro"/>
    <w:link w:val="Textodecomentrio"/>
    <w:uiPriority w:val="99"/>
    <w:semiHidden/>
    <w:rsid w:val="000B0BEB"/>
    <w:rPr>
      <w:rFonts w:ascii="Times" w:eastAsia="Times New Roman" w:hAnsi="Times" w:cs="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0B0BEB"/>
    <w:rPr>
      <w:b/>
      <w:bCs/>
    </w:rPr>
  </w:style>
  <w:style w:type="character" w:customStyle="1" w:styleId="AssuntodocomentrioChar">
    <w:name w:val="Assunto do comentário Char"/>
    <w:basedOn w:val="TextodecomentrioChar"/>
    <w:link w:val="Assuntodocomentrio"/>
    <w:uiPriority w:val="99"/>
    <w:semiHidden/>
    <w:rsid w:val="000B0BEB"/>
    <w:rPr>
      <w:b/>
      <w:bCs/>
    </w:rPr>
  </w:style>
</w:styles>
</file>

<file path=word/webSettings.xml><?xml version="1.0" encoding="utf-8"?>
<w:webSettings xmlns:r="http://schemas.openxmlformats.org/officeDocument/2006/relationships" xmlns:w="http://schemas.openxmlformats.org/wordprocessingml/2006/main">
  <w:divs>
    <w:div w:id="820972134">
      <w:bodyDiv w:val="1"/>
      <w:marLeft w:val="0"/>
      <w:marRight w:val="0"/>
      <w:marTop w:val="0"/>
      <w:marBottom w:val="0"/>
      <w:divBdr>
        <w:top w:val="none" w:sz="0" w:space="0" w:color="auto"/>
        <w:left w:val="none" w:sz="0" w:space="0" w:color="auto"/>
        <w:bottom w:val="none" w:sz="0" w:space="0" w:color="auto"/>
        <w:right w:val="none" w:sz="0" w:space="0" w:color="auto"/>
      </w:divBdr>
      <w:divsChild>
        <w:div w:id="2032562046">
          <w:marLeft w:val="301"/>
          <w:marRight w:val="301"/>
          <w:marTop w:val="0"/>
          <w:marBottom w:val="250"/>
          <w:divBdr>
            <w:top w:val="none" w:sz="0" w:space="0" w:color="auto"/>
            <w:left w:val="none" w:sz="0" w:space="0" w:color="auto"/>
            <w:bottom w:val="none" w:sz="0" w:space="0" w:color="auto"/>
            <w:right w:val="none" w:sz="0" w:space="0" w:color="auto"/>
          </w:divBdr>
        </w:div>
        <w:div w:id="1667634876">
          <w:marLeft w:val="0"/>
          <w:marRight w:val="0"/>
          <w:marTop w:val="200"/>
          <w:marBottom w:val="200"/>
          <w:divBdr>
            <w:top w:val="none" w:sz="0" w:space="0" w:color="auto"/>
            <w:left w:val="none" w:sz="0" w:space="0" w:color="auto"/>
            <w:bottom w:val="none" w:sz="0" w:space="0" w:color="auto"/>
            <w:right w:val="none" w:sz="0" w:space="0" w:color="auto"/>
          </w:divBdr>
        </w:div>
      </w:divsChild>
    </w:div>
    <w:div w:id="892496628">
      <w:bodyDiv w:val="1"/>
      <w:marLeft w:val="0"/>
      <w:marRight w:val="0"/>
      <w:marTop w:val="0"/>
      <w:marBottom w:val="0"/>
      <w:divBdr>
        <w:top w:val="none" w:sz="0" w:space="0" w:color="auto"/>
        <w:left w:val="none" w:sz="0" w:space="0" w:color="auto"/>
        <w:bottom w:val="none" w:sz="0" w:space="0" w:color="auto"/>
        <w:right w:val="none" w:sz="0" w:space="0" w:color="auto"/>
      </w:divBdr>
    </w:div>
    <w:div w:id="947784304">
      <w:bodyDiv w:val="1"/>
      <w:marLeft w:val="0"/>
      <w:marRight w:val="0"/>
      <w:marTop w:val="0"/>
      <w:marBottom w:val="0"/>
      <w:divBdr>
        <w:top w:val="none" w:sz="0" w:space="0" w:color="auto"/>
        <w:left w:val="none" w:sz="0" w:space="0" w:color="auto"/>
        <w:bottom w:val="none" w:sz="0" w:space="0" w:color="auto"/>
        <w:right w:val="none" w:sz="0" w:space="0" w:color="auto"/>
      </w:divBdr>
      <w:divsChild>
        <w:div w:id="20510256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tiff"/><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cid:ii_jgicib4g1_163088ff99601027" TargetMode="External"/><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1E3E4A-1C39-4051-8E17-3D50A8554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2359</Words>
  <Characters>12743</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15072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cristiane.evelise</dc:creator>
  <cp:lastModifiedBy>guido.rezende</cp:lastModifiedBy>
  <cp:revision>2</cp:revision>
  <dcterms:created xsi:type="dcterms:W3CDTF">2018-12-21T16:57:00Z</dcterms:created>
  <dcterms:modified xsi:type="dcterms:W3CDTF">2018-12-21T16:57:00Z</dcterms:modified>
</cp:coreProperties>
</file>